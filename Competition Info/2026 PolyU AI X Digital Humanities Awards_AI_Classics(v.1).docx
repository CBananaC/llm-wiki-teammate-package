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71A6" w14:textId="77777777" w:rsidR="007F76F1" w:rsidRPr="00AA1D05" w:rsidRDefault="00245A90">
      <w:pPr>
        <w:spacing w:after="40" w:line="307" w:lineRule="auto"/>
        <w:jc w:val="center"/>
        <w:rPr>
          <w:rFonts w:ascii="Times New Roman" w:hAnsi="Times New Roman" w:cs="Times New Roman"/>
        </w:rPr>
      </w:pPr>
      <w:r w:rsidRPr="00AA1D05">
        <w:rPr>
          <w:rFonts w:ascii="SimSun" w:eastAsia="SimSun" w:hAnsi="SimSun" w:cs="SimSun" w:hint="eastAsia"/>
          <w:b/>
          <w:color w:val="8A1C1C"/>
          <w:sz w:val="30"/>
          <w:lang w:val="zh-HK" w:eastAsia="zh-HK" w:bidi="en-US"/>
        </w:rPr>
        <w:t>香港理工大學</w:t>
      </w:r>
      <w:r w:rsidRPr="00AA1D05">
        <w:rPr>
          <w:rFonts w:ascii="Times New Roman" w:hAnsi="Times New Roman" w:cs="Times New Roman"/>
          <w:b/>
          <w:color w:val="8A1C1C"/>
          <w:sz w:val="30"/>
          <w:lang w:val="zh-HK" w:eastAsia="zh-HK" w:bidi="en-US"/>
        </w:rPr>
        <w:t xml:space="preserve">  </w:t>
      </w:r>
      <w:r w:rsidRPr="00AA1D05">
        <w:rPr>
          <w:rFonts w:ascii="SimSun" w:eastAsia="SimSun" w:hAnsi="SimSun" w:cs="SimSun" w:hint="eastAsia"/>
          <w:b/>
          <w:color w:val="8A1C1C"/>
          <w:sz w:val="30"/>
          <w:lang w:val="zh-HK" w:eastAsia="zh-HK" w:bidi="en-US"/>
        </w:rPr>
        <w:t>人文學院</w:t>
      </w:r>
    </w:p>
    <w:p w14:paraId="4E019E75" w14:textId="77777777" w:rsidR="007F76F1" w:rsidRPr="00AA1D05" w:rsidRDefault="00245A90">
      <w:pPr>
        <w:spacing w:after="160" w:line="307" w:lineRule="auto"/>
        <w:jc w:val="center"/>
        <w:rPr>
          <w:rFonts w:ascii="Times New Roman" w:hAnsi="Times New Roman" w:cs="Times New Roman"/>
        </w:rPr>
      </w:pPr>
      <w:r w:rsidRPr="00AA1D05">
        <w:rPr>
          <w:rFonts w:ascii="Times New Roman" w:hAnsi="Times New Roman" w:cs="Times New Roman"/>
          <w:i/>
          <w:color w:val="6A6A6A"/>
          <w:sz w:val="23"/>
          <w:lang w:val="zh-HK" w:eastAsia="zh-HK" w:bidi="en-US"/>
        </w:rPr>
        <w:t>Faculty of Humanities, The Hong Kong Polytechnic University</w:t>
      </w:r>
    </w:p>
    <w:p w14:paraId="7E2227EA" w14:textId="77777777" w:rsidR="00445307" w:rsidRPr="00AA1D05" w:rsidRDefault="00445307" w:rsidP="00445307">
      <w:pPr>
        <w:jc w:val="center"/>
        <w:rPr>
          <w:rFonts w:ascii="Times New Roman" w:hAnsi="Times New Roman" w:cs="Times New Roman"/>
          <w:b/>
          <w:bCs/>
        </w:rPr>
      </w:pPr>
      <w:r w:rsidRPr="00AA1D05">
        <w:rPr>
          <w:rFonts w:ascii="Times New Roman" w:hAnsi="Times New Roman" w:cs="Times New Roman"/>
          <w:b/>
          <w:bCs/>
        </w:rPr>
        <w:t>2026 PolyU AI X Digital Humanities Awards</w:t>
      </w:r>
    </w:p>
    <w:p w14:paraId="7F62328A" w14:textId="15161049" w:rsidR="00445307" w:rsidRPr="00AA1D05" w:rsidRDefault="00445307" w:rsidP="00445307">
      <w:pPr>
        <w:jc w:val="center"/>
        <w:rPr>
          <w:rFonts w:ascii="Times New Roman" w:hAnsi="Times New Roman" w:cs="Times New Roman"/>
          <w:b/>
          <w:bCs/>
        </w:rPr>
      </w:pPr>
      <w:r w:rsidRPr="00AA1D05">
        <w:rPr>
          <w:rFonts w:ascii="Times New Roman" w:hAnsi="Times New Roman" w:cs="Times New Roman"/>
          <w:b/>
          <w:bCs/>
        </w:rPr>
        <w:t>Theme: AI &amp; Classics</w:t>
      </w:r>
    </w:p>
    <w:p w14:paraId="392BBC53" w14:textId="77777777" w:rsidR="007F76F1" w:rsidRPr="00AA1D05" w:rsidRDefault="00245A90">
      <w:pPr>
        <w:spacing w:before="240" w:after="80" w:line="264" w:lineRule="auto"/>
        <w:rPr>
          <w:rFonts w:ascii="Times New Roman" w:hAnsi="Times New Roman" w:cs="Times New Roman"/>
        </w:rPr>
      </w:pPr>
      <w:r w:rsidRPr="00AA1D05">
        <w:rPr>
          <w:rFonts w:ascii="SimSun" w:eastAsia="SimSun" w:hAnsi="SimSun" w:cs="SimSun" w:hint="eastAsia"/>
          <w:b/>
          <w:color w:val="8A1C1C"/>
          <w:sz w:val="28"/>
          <w:lang w:val="zh-HK" w:eastAsia="zh-HK" w:bidi="en-US"/>
        </w:rPr>
        <w:t>一、比賽定位與宗旨</w:t>
      </w:r>
      <w:r w:rsidRPr="00AA1D05">
        <w:rPr>
          <w:rFonts w:ascii="Times New Roman" w:hAnsi="Times New Roman" w:cs="Times New Roman"/>
          <w:b/>
          <w:color w:val="8A1C1C"/>
          <w:sz w:val="28"/>
          <w:lang w:val="zh-HK" w:eastAsia="zh-HK" w:bidi="en-US"/>
        </w:rPr>
        <w:t xml:space="preserve"> / 1. Positioning and Objectives</w:t>
      </w:r>
    </w:p>
    <w:p w14:paraId="5DE487C1" w14:textId="2C6E1497" w:rsidR="007F76F1" w:rsidRPr="0046569C" w:rsidRDefault="02850F58">
      <w:pPr>
        <w:spacing w:after="40" w:line="300" w:lineRule="auto"/>
        <w:rPr>
          <w:rFonts w:ascii="Times New Roman" w:hAnsi="Times New Roman" w:cs="Times New Roman"/>
          <w:lang w:eastAsia="zh-HK" w:bidi="en-US"/>
        </w:rPr>
      </w:pPr>
      <w:r w:rsidRPr="02850F58">
        <w:rPr>
          <w:rFonts w:ascii="Times New Roman" w:eastAsia="SimSun" w:hAnsi="Times New Roman" w:cs="Times New Roman"/>
          <w:b/>
          <w:bCs/>
          <w:lang w:eastAsia="zh-HK" w:bidi="en-US"/>
        </w:rPr>
        <w:t>「</w:t>
      </w:r>
      <w:r w:rsidRPr="02850F58">
        <w:rPr>
          <w:rFonts w:ascii="Times New Roman" w:hAnsi="Times New Roman" w:cs="Times New Roman"/>
          <w:b/>
          <w:bCs/>
          <w:lang w:eastAsia="zh-HK" w:bidi="en-US"/>
        </w:rPr>
        <w:t xml:space="preserve">2026 </w:t>
      </w:r>
      <w:r w:rsidRPr="02850F58">
        <w:rPr>
          <w:rFonts w:ascii="Times New Roman" w:eastAsia="SimSun" w:hAnsi="Times New Roman" w:cs="Times New Roman"/>
          <w:b/>
          <w:bCs/>
          <w:lang w:eastAsia="zh-HK" w:bidi="en-US"/>
        </w:rPr>
        <w:t>理大人工智能</w:t>
      </w:r>
      <w:r w:rsidRPr="02850F58">
        <w:rPr>
          <w:rFonts w:ascii="Times New Roman" w:hAnsi="Times New Roman" w:cs="Times New Roman"/>
          <w:b/>
          <w:bCs/>
          <w:lang w:eastAsia="zh-HK" w:bidi="en-US"/>
        </w:rPr>
        <w:t xml:space="preserve"> X </w:t>
      </w:r>
      <w:r w:rsidRPr="02850F58">
        <w:rPr>
          <w:rFonts w:ascii="Times New Roman" w:eastAsia="SimSun" w:hAnsi="Times New Roman" w:cs="Times New Roman"/>
          <w:b/>
          <w:bCs/>
          <w:lang w:eastAsia="zh-HK" w:bidi="en-US"/>
        </w:rPr>
        <w:t>數位人文獎」</w:t>
      </w:r>
      <w:r w:rsidRPr="02850F58">
        <w:rPr>
          <w:rFonts w:ascii="Times New Roman" w:hAnsi="Times New Roman" w:cs="Times New Roman"/>
          <w:lang w:eastAsia="zh-HK" w:bidi="en-US"/>
        </w:rPr>
        <w:t xml:space="preserve"> </w:t>
      </w:r>
      <w:r w:rsidRPr="02850F58">
        <w:rPr>
          <w:rFonts w:ascii="Times New Roman" w:eastAsia="SimSun" w:hAnsi="Times New Roman" w:cs="Times New Roman"/>
          <w:lang w:eastAsia="zh-HK" w:bidi="en-US"/>
        </w:rPr>
        <w:t>是專為香港理工大學人文學院本科生舉辦的旗艦型校內活動。本次比賽聚焦於</w:t>
      </w:r>
      <w:r w:rsidRPr="02850F58">
        <w:rPr>
          <w:rFonts w:ascii="Times New Roman" w:eastAsia="SimSun" w:hAnsi="Times New Roman" w:cs="Times New Roman"/>
          <w:b/>
          <w:bCs/>
          <w:lang w:eastAsia="zh-HK" w:bidi="en-US"/>
        </w:rPr>
        <w:t>人工智能與</w:t>
      </w:r>
      <w:commentRangeStart w:id="0"/>
      <w:ins w:id="1" w:author="Guest User" w:date="2026-06-22T07:27:00Z" w16du:dateUtc="2026-06-22T07:27:18Z">
        <w:r w:rsidRPr="02850F58">
          <w:rPr>
            <w:rFonts w:ascii="Times New Roman" w:eastAsia="SimSun" w:hAnsi="Times New Roman" w:cs="Times New Roman"/>
            <w:b/>
            <w:bCs/>
            <w:lang w:eastAsia="zh-HK" w:bidi="en-US"/>
          </w:rPr>
          <w:t>中國</w:t>
        </w:r>
      </w:ins>
      <w:commentRangeEnd w:id="0"/>
      <w:r w:rsidR="40D82C9D" w:rsidRPr="02850F58">
        <w:rPr>
          <w:rStyle w:val="CommentReference"/>
          <w:rFonts w:ascii="Times New Roman" w:eastAsia="SimSun" w:hAnsi="Times New Roman" w:cs="Times New Roman"/>
          <w:b/>
          <w:bCs/>
          <w:sz w:val="21"/>
          <w:szCs w:val="22"/>
          <w:lang w:eastAsia="zh-HK" w:bidi="en-US"/>
        </w:rPr>
        <w:commentReference w:id="0"/>
      </w:r>
      <w:r w:rsidRPr="02850F58">
        <w:rPr>
          <w:rFonts w:ascii="Times New Roman" w:eastAsia="SimSun" w:hAnsi="Times New Roman" w:cs="Times New Roman"/>
          <w:b/>
          <w:bCs/>
          <w:lang w:eastAsia="zh-HK" w:bidi="en-US"/>
        </w:rPr>
        <w:t>古典研究</w:t>
      </w:r>
      <w:r w:rsidRPr="02850F58">
        <w:rPr>
          <w:rFonts w:ascii="Times New Roman" w:eastAsia="SimSun" w:hAnsi="Times New Roman" w:cs="Times New Roman"/>
          <w:lang w:eastAsia="zh-HK" w:bidi="en-US"/>
        </w:rPr>
        <w:t>的跨界融合，旨在鼓勵學生深入研習中國古典文獻、經典思想、歷史文化、翻譯及語言分析。本屆比賽以</w:t>
      </w:r>
      <w:r w:rsidRPr="02850F58">
        <w:rPr>
          <w:rFonts w:ascii="Times New Roman" w:hAnsi="Times New Roman" w:cs="Times New Roman"/>
          <w:lang w:eastAsia="zh-HK" w:bidi="en-US"/>
        </w:rPr>
        <w:t>**</w:t>
      </w:r>
      <w:r w:rsidRPr="02850F58">
        <w:rPr>
          <w:rFonts w:ascii="Times New Roman" w:eastAsia="SimSun" w:hAnsi="Times New Roman" w:cs="Times New Roman"/>
          <w:lang w:eastAsia="zh-HK" w:bidi="en-US"/>
        </w:rPr>
        <w:t>「人工智能與經典」</w:t>
      </w:r>
      <w:r w:rsidRPr="02850F58">
        <w:rPr>
          <w:rFonts w:ascii="Times New Roman" w:hAnsi="Times New Roman" w:cs="Times New Roman"/>
          <w:lang w:eastAsia="zh-HK" w:bidi="en-US"/>
        </w:rPr>
        <w:t xml:space="preserve">(AI &amp; Classics)** </w:t>
      </w:r>
      <w:r w:rsidRPr="02850F58">
        <w:rPr>
          <w:rFonts w:ascii="Times New Roman" w:eastAsia="SimSun" w:hAnsi="Times New Roman" w:cs="Times New Roman"/>
          <w:lang w:eastAsia="zh-HK" w:bidi="en-US"/>
        </w:rPr>
        <w:t>為主題，挑戰學生如何利用新興技術搭建通往古代知識的橋樑。參賽者需運用</w:t>
      </w:r>
      <w:r w:rsidRPr="02850F58">
        <w:rPr>
          <w:rFonts w:ascii="Times New Roman" w:eastAsia="SimSun" w:hAnsi="Times New Roman" w:cs="Times New Roman"/>
          <w:b/>
          <w:bCs/>
          <w:lang w:eastAsia="zh-HK" w:bidi="en-US"/>
        </w:rPr>
        <w:t>生成式人工智能</w:t>
      </w:r>
      <w:r w:rsidRPr="02850F58">
        <w:rPr>
          <w:rFonts w:ascii="Times New Roman" w:hAnsi="Times New Roman" w:cs="Times New Roman"/>
          <w:b/>
          <w:bCs/>
          <w:lang w:eastAsia="zh-HK" w:bidi="en-US"/>
        </w:rPr>
        <w:t xml:space="preserve"> (Generative AI)</w:t>
      </w:r>
      <w:r w:rsidRPr="02850F58">
        <w:rPr>
          <w:rFonts w:ascii="Times New Roman" w:eastAsia="SimSun" w:hAnsi="Times New Roman" w:cs="Times New Roman"/>
          <w:lang w:eastAsia="zh-HK" w:bidi="en-US"/>
        </w:rPr>
        <w:t>、</w:t>
      </w:r>
      <w:r w:rsidRPr="02850F58">
        <w:rPr>
          <w:rFonts w:ascii="Times New Roman" w:eastAsia="SimSun" w:hAnsi="Times New Roman" w:cs="Times New Roman"/>
          <w:b/>
          <w:bCs/>
          <w:lang w:eastAsia="zh-HK" w:bidi="en-US"/>
        </w:rPr>
        <w:t>數位人文研究方法</w:t>
      </w:r>
      <w:r w:rsidRPr="02850F58">
        <w:rPr>
          <w:rFonts w:ascii="Times New Roman" w:eastAsia="SimSun" w:hAnsi="Times New Roman" w:cs="Times New Roman"/>
          <w:lang w:eastAsia="zh-HK" w:bidi="en-US"/>
        </w:rPr>
        <w:t>及相關技術（如機器學習、空間視覺化等），重新詮釋古典材料。參賽作品須兼具紮實的學術基礎、教學價值與創新思維，並展現公眾參與的潛力。</w:t>
      </w:r>
    </w:p>
    <w:p w14:paraId="6365C544" w14:textId="61F22345" w:rsidR="00397B0C" w:rsidRPr="0046569C" w:rsidRDefault="02850F58" w:rsidP="00397B0C">
      <w:pPr>
        <w:spacing w:after="40" w:line="300" w:lineRule="auto"/>
        <w:rPr>
          <w:rFonts w:ascii="Times New Roman" w:hAnsi="Times New Roman" w:cs="Times New Roman"/>
        </w:rPr>
      </w:pPr>
      <w:r w:rsidRPr="02850F58">
        <w:rPr>
          <w:rFonts w:ascii="Times New Roman" w:hAnsi="Times New Roman" w:cs="Times New Roman"/>
        </w:rPr>
        <w:t xml:space="preserve">The “2026 PolyU AI X Digital Humanities Awards” is a flagship internal initiative for undergraduate students in the Faculty of Humanities at The Hong Kong Polytechnic University. The competition centres on the intersection of artificial intelligence and </w:t>
      </w:r>
      <w:ins w:id="2" w:author="Guest User" w:date="2026-06-22T07:27:00Z" w16du:dateUtc="2026-06-22T07:27:58Z">
        <w:r w:rsidRPr="02850F58">
          <w:rPr>
            <w:rFonts w:ascii="Times New Roman" w:hAnsi="Times New Roman" w:cs="Times New Roman"/>
          </w:rPr>
          <w:t xml:space="preserve">Chinese </w:t>
        </w:r>
      </w:ins>
      <w:r w:rsidRPr="02850F58">
        <w:rPr>
          <w:rFonts w:ascii="Times New Roman" w:hAnsi="Times New Roman" w:cs="Times New Roman"/>
        </w:rPr>
        <w:t>classical studies, encouraging students to engage with Chinese classical texts, canonical thought, history, culture, translation, and language analysis.</w:t>
      </w:r>
    </w:p>
    <w:p w14:paraId="524DBA43" w14:textId="77777777" w:rsidR="00397B0C" w:rsidRPr="0046569C" w:rsidRDefault="00397B0C" w:rsidP="00397B0C">
      <w:pPr>
        <w:spacing w:after="40" w:line="300" w:lineRule="auto"/>
        <w:rPr>
          <w:rFonts w:ascii="Times New Roman" w:hAnsi="Times New Roman" w:cs="Times New Roman"/>
        </w:rPr>
      </w:pPr>
      <w:r w:rsidRPr="0046569C">
        <w:rPr>
          <w:rFonts w:ascii="Times New Roman" w:hAnsi="Times New Roman" w:cs="Times New Roman"/>
        </w:rPr>
        <w:t xml:space="preserve">Under the theme </w:t>
      </w:r>
      <w:r w:rsidRPr="0046569C">
        <w:rPr>
          <w:rFonts w:ascii="Times New Roman" w:hAnsi="Times New Roman" w:cs="Times New Roman"/>
          <w:i/>
          <w:iCs/>
        </w:rPr>
        <w:t>“AI &amp; Classics,”</w:t>
      </w:r>
      <w:r w:rsidRPr="0046569C">
        <w:rPr>
          <w:rFonts w:ascii="Times New Roman" w:hAnsi="Times New Roman" w:cs="Times New Roman"/>
        </w:rPr>
        <w:t xml:space="preserve"> the competition challenges students to bridge ancient knowledge with emerging technologies. Participants are invited to apply generative AI, digital humanities methods, and related technologies—such as machine learning and spatial visualisation—to reinterpret classical materials and produce projects that combine solid academic grounding, pedagogical value, innovative thinking, and potential for public engagement.</w:t>
      </w:r>
    </w:p>
    <w:p w14:paraId="63AC1CF4" w14:textId="77777777" w:rsidR="007F76F1" w:rsidRPr="00AA1D05" w:rsidRDefault="00245A90">
      <w:pPr>
        <w:spacing w:before="240" w:after="80" w:line="264" w:lineRule="auto"/>
        <w:rPr>
          <w:rFonts w:ascii="Times New Roman" w:hAnsi="Times New Roman" w:cs="Times New Roman"/>
          <w:lang w:eastAsia="zh-TW"/>
        </w:rPr>
      </w:pPr>
      <w:r w:rsidRPr="00AA1D05">
        <w:rPr>
          <w:rFonts w:ascii="SimSun" w:eastAsia="SimSun" w:hAnsi="SimSun" w:cs="SimSun" w:hint="eastAsia"/>
          <w:b/>
          <w:color w:val="8A1C1C"/>
          <w:sz w:val="28"/>
          <w:lang w:val="zh-HK" w:eastAsia="zh-HK" w:bidi="en-US"/>
        </w:rPr>
        <w:t>二、主題說明</w:t>
      </w:r>
      <w:r w:rsidRPr="00AA1D05">
        <w:rPr>
          <w:rFonts w:ascii="Times New Roman" w:hAnsi="Times New Roman" w:cs="Times New Roman"/>
          <w:b/>
          <w:color w:val="8A1C1C"/>
          <w:sz w:val="28"/>
          <w:lang w:val="zh-HK" w:eastAsia="zh-HK" w:bidi="en-US"/>
        </w:rPr>
        <w:t xml:space="preserve"> / 2. Theme</w:t>
      </w:r>
    </w:p>
    <w:p w14:paraId="5CDFB0EE" w14:textId="1330E806" w:rsidR="007F76F1" w:rsidRPr="00AA1D05" w:rsidRDefault="31756D72" w:rsidP="31756D72">
      <w:pPr>
        <w:spacing w:after="40" w:line="300" w:lineRule="auto"/>
        <w:rPr>
          <w:rFonts w:ascii="Times New Roman" w:hAnsi="Times New Roman" w:cs="Times New Roman"/>
          <w:color w:val="0D0D0D" w:themeColor="text1" w:themeTint="F2"/>
          <w:lang w:eastAsia="zh-TW"/>
          <w:rPrChange w:id="3" w:author="Guest User" w:date="2026-06-23T05:10:00Z">
            <w:rPr>
              <w:rFonts w:ascii="Times New Roman" w:hAnsi="Times New Roman" w:cs="Times New Roman"/>
              <w:lang w:eastAsia="zh-TW"/>
            </w:rPr>
          </w:rPrChange>
        </w:rPr>
      </w:pPr>
      <w:r w:rsidRPr="31756D72">
        <w:rPr>
          <w:rFonts w:ascii="SimSun" w:eastAsia="SimSun" w:hAnsi="SimSun" w:cs="SimSun"/>
          <w:color w:val="0D0D0D" w:themeColor="text1" w:themeTint="F2"/>
          <w:lang w:val="zh-HK" w:eastAsia="zh-HK" w:bidi="en-US"/>
          <w:rPrChange w:id="4" w:author="Guest User" w:date="2026-06-23T05:10:00Z" w16du:dateUtc="2026-06-23T05:10:18Z">
            <w:rPr>
              <w:rFonts w:ascii="SimSun" w:eastAsia="SimSun" w:hAnsi="SimSun" w:cs="SimSun"/>
              <w:color w:val="222222"/>
              <w:lang w:val="zh-HK" w:eastAsia="zh-HK" w:bidi="en-US"/>
            </w:rPr>
          </w:rPrChange>
        </w:rPr>
        <w:t>本屆主題為「</w:t>
      </w:r>
      <w:r w:rsidRPr="31756D72">
        <w:rPr>
          <w:rFonts w:ascii="Times New Roman" w:hAnsi="Times New Roman" w:cs="Times New Roman"/>
          <w:color w:val="0D0D0D" w:themeColor="text1" w:themeTint="F2"/>
          <w:lang w:val="zh-HK" w:eastAsia="zh-HK" w:bidi="en-US"/>
          <w:rPrChange w:id="5" w:author="Guest User" w:date="2026-06-23T05:10:00Z" w16du:dateUtc="2026-06-23T05:10:18Z">
            <w:rPr>
              <w:rFonts w:ascii="Times New Roman" w:hAnsi="Times New Roman" w:cs="Times New Roman"/>
              <w:color w:val="222222"/>
              <w:lang w:val="zh-HK" w:eastAsia="zh-HK" w:bidi="en-US"/>
            </w:rPr>
          </w:rPrChange>
        </w:rPr>
        <w:t>AI &amp; Classics</w:t>
      </w:r>
      <w:r w:rsidRPr="31756D72">
        <w:rPr>
          <w:rFonts w:ascii="SimSun" w:eastAsia="SimSun" w:hAnsi="SimSun" w:cs="SimSun"/>
          <w:color w:val="0D0D0D" w:themeColor="text1" w:themeTint="F2"/>
          <w:lang w:val="zh-HK" w:eastAsia="zh-HK" w:bidi="en-US"/>
          <w:rPrChange w:id="6" w:author="Guest User" w:date="2026-06-23T05:10:00Z" w16du:dateUtc="2026-06-23T05:10:18Z">
            <w:rPr>
              <w:rFonts w:ascii="SimSun" w:eastAsia="SimSun" w:hAnsi="SimSun" w:cs="SimSun"/>
              <w:color w:val="222222"/>
              <w:lang w:val="zh-HK" w:eastAsia="zh-HK" w:bidi="en-US"/>
            </w:rPr>
          </w:rPrChange>
        </w:rPr>
        <w:t>」。所謂</w:t>
      </w:r>
      <w:r w:rsidRPr="31756D72">
        <w:rPr>
          <w:rFonts w:ascii="Times New Roman" w:hAnsi="Times New Roman" w:cs="Times New Roman"/>
          <w:color w:val="0D0D0D" w:themeColor="text1" w:themeTint="F2"/>
          <w:lang w:val="zh-HK" w:eastAsia="zh-HK" w:bidi="en-US"/>
          <w:rPrChange w:id="7" w:author="Guest User" w:date="2026-06-23T05:10:00Z" w16du:dateUtc="2026-06-23T05:10:18Z">
            <w:rPr>
              <w:rFonts w:ascii="Times New Roman" w:hAnsi="Times New Roman" w:cs="Times New Roman"/>
              <w:color w:val="222222"/>
              <w:lang w:val="zh-HK" w:eastAsia="zh-HK" w:bidi="en-US"/>
            </w:rPr>
          </w:rPrChange>
        </w:rPr>
        <w:t xml:space="preserve"> Classics</w:t>
      </w:r>
      <w:r w:rsidRPr="31756D72">
        <w:rPr>
          <w:rFonts w:ascii="SimSun" w:eastAsia="SimSun" w:hAnsi="SimSun" w:cs="SimSun"/>
          <w:color w:val="0D0D0D" w:themeColor="text1" w:themeTint="F2"/>
          <w:lang w:val="zh-HK" w:eastAsia="zh-HK" w:bidi="en-US"/>
          <w:rPrChange w:id="8" w:author="Guest User" w:date="2026-06-23T05:10:00Z" w16du:dateUtc="2026-06-23T05:10:18Z">
            <w:rPr>
              <w:rFonts w:ascii="SimSun" w:eastAsia="SimSun" w:hAnsi="SimSun" w:cs="SimSun"/>
              <w:color w:val="222222"/>
              <w:lang w:val="zh-HK" w:eastAsia="zh-HK" w:bidi="en-US"/>
            </w:rPr>
          </w:rPrChange>
        </w:rPr>
        <w:t>，在本比賽中可廣義理解為古典文本、經典思想、古代歷史文化、古籍圖像、經典翻譯與相關知識傳播。參賽作品可圍繞中國古典文獻與文化，也可延伸至</w:t>
      </w:r>
      <w:ins w:id="9" w:author="Guest User" w:date="2026-06-22T07:28:00Z" w16du:dateUtc="2026-06-22T07:28:18Z">
        <w:r w:rsidRPr="31756D72">
          <w:rPr>
            <w:rFonts w:ascii="SimSun" w:eastAsia="SimSun" w:hAnsi="SimSun" w:cs="SimSun"/>
            <w:color w:val="0D0D0D" w:themeColor="text1" w:themeTint="F2"/>
            <w:lang w:val="zh-HK" w:eastAsia="zh-HK" w:bidi="en-US"/>
            <w:rPrChange w:id="10" w:author="Guest User" w:date="2026-06-23T05:10:00Z" w16du:dateUtc="2026-06-23T05:10:18Z">
              <w:rPr>
                <w:rFonts w:ascii="SimSun" w:eastAsia="SimSun" w:hAnsi="SimSun" w:cs="SimSun"/>
                <w:color w:val="222222"/>
                <w:lang w:val="zh-HK" w:eastAsia="zh-HK" w:bidi="en-US"/>
              </w:rPr>
            </w:rPrChange>
          </w:rPr>
          <w:t>中國</w:t>
        </w:r>
      </w:ins>
      <w:r w:rsidRPr="31756D72">
        <w:rPr>
          <w:rFonts w:ascii="SimSun" w:eastAsia="SimSun" w:hAnsi="SimSun" w:cs="SimSun"/>
          <w:color w:val="0D0D0D" w:themeColor="text1" w:themeTint="F2"/>
          <w:lang w:val="zh-HK" w:eastAsia="zh-HK" w:bidi="en-US"/>
          <w:rPrChange w:id="11" w:author="Guest User" w:date="2026-06-23T05:10:00Z" w16du:dateUtc="2026-06-23T05:10:18Z">
            <w:rPr>
              <w:rFonts w:ascii="SimSun" w:eastAsia="SimSun" w:hAnsi="SimSun" w:cs="SimSun"/>
              <w:color w:val="222222"/>
              <w:lang w:val="zh-HK" w:eastAsia="zh-HK" w:bidi="en-US"/>
            </w:rPr>
          </w:rPrChange>
        </w:rPr>
        <w:t>古典語言、古典接受史、經典詮釋或跨文化翻譯等課題，但須清楚說明其與</w:t>
      </w:r>
      <w:commentRangeStart w:id="12"/>
      <w:r w:rsidRPr="31756D72">
        <w:rPr>
          <w:rFonts w:ascii="SimSun" w:eastAsia="SimSun" w:hAnsi="SimSun" w:cs="SimSun"/>
          <w:color w:val="0D0D0D" w:themeColor="text1" w:themeTint="F2"/>
          <w:lang w:val="zh-HK" w:eastAsia="zh-HK" w:bidi="en-US"/>
          <w:rPrChange w:id="13" w:author="Guest User" w:date="2026-06-23T05:10:00Z" w16du:dateUtc="2026-06-23T05:10:18Z">
            <w:rPr>
              <w:rFonts w:ascii="SimSun" w:eastAsia="SimSun" w:hAnsi="SimSun" w:cs="SimSun"/>
              <w:color w:val="222222"/>
              <w:lang w:val="zh-HK" w:eastAsia="zh-HK" w:bidi="en-US"/>
            </w:rPr>
          </w:rPrChange>
        </w:rPr>
        <w:t>「經典」或「古典學習」</w:t>
      </w:r>
      <w:commentRangeEnd w:id="12"/>
      <w:r w:rsidR="00245A90" w:rsidRPr="31756D72">
        <w:rPr>
          <w:rStyle w:val="CommentReference"/>
          <w:rFonts w:ascii="SimSun" w:eastAsia="SimSun" w:hAnsi="SimSun" w:cs="SimSun"/>
          <w:color w:val="0D0D0D" w:themeColor="text1" w:themeTint="F2"/>
          <w:sz w:val="21"/>
          <w:szCs w:val="22"/>
          <w:lang w:val="zh-HK" w:eastAsia="zh-HK" w:bidi="en-US"/>
          <w:rPrChange w:id="14" w:author="Guest User" w:date="2026-06-23T05:10:00Z" w16du:dateUtc="2026-06-23T05:10:18Z">
            <w:rPr>
              <w:rStyle w:val="CommentReference"/>
              <w:rFonts w:ascii="SimSun" w:eastAsia="SimSun" w:hAnsi="SimSun" w:cs="SimSun"/>
              <w:color w:val="222222"/>
              <w:sz w:val="21"/>
              <w:szCs w:val="22"/>
              <w:lang w:val="zh-HK" w:eastAsia="zh-HK" w:bidi="en-US"/>
            </w:rPr>
          </w:rPrChange>
        </w:rPr>
        <w:commentReference w:id="12"/>
      </w:r>
      <w:r w:rsidRPr="31756D72">
        <w:rPr>
          <w:rFonts w:ascii="SimSun" w:eastAsia="SimSun" w:hAnsi="SimSun" w:cs="SimSun"/>
          <w:color w:val="0D0D0D" w:themeColor="text1" w:themeTint="F2"/>
          <w:lang w:val="zh-HK" w:eastAsia="zh-HK" w:bidi="en-US"/>
          <w:rPrChange w:id="15" w:author="Guest User" w:date="2026-06-23T05:10:00Z" w16du:dateUtc="2026-06-23T05:10:18Z">
            <w:rPr>
              <w:rFonts w:ascii="SimSun" w:eastAsia="SimSun" w:hAnsi="SimSun" w:cs="SimSun"/>
              <w:color w:val="222222"/>
              <w:lang w:val="zh-HK" w:eastAsia="zh-HK" w:bidi="en-US"/>
            </w:rPr>
          </w:rPrChange>
        </w:rPr>
        <w:t>的關聯。</w:t>
      </w:r>
    </w:p>
    <w:p w14:paraId="0C9370B5" w14:textId="78FF7079" w:rsidR="007F76F1" w:rsidRPr="00AA1D05" w:rsidRDefault="7C3C1EA3" w:rsidP="7C3C1EA3">
      <w:pPr>
        <w:spacing w:after="120" w:line="288" w:lineRule="auto"/>
        <w:rPr>
          <w:ins w:id="16" w:author="Guest User" w:date="2026-06-22T07:49:00Z" w16du:dateUtc="2026-06-22T07:49:21Z"/>
          <w:rFonts w:ascii="SimSun" w:eastAsia="SimSun" w:hAnsi="SimSun" w:cs="SimSun"/>
          <w:i/>
          <w:iCs/>
          <w:color w:val="555555"/>
          <w:sz w:val="19"/>
          <w:szCs w:val="19"/>
          <w:lang w:val="zh-HK" w:eastAsia="zh-HK" w:bidi="en-US"/>
          <w:rPrChange w:id="17" w:author="Guest User" w:date="2026-06-22T09:03:00Z">
            <w:rPr>
              <w:ins w:id="18" w:author="Guest User" w:date="2026-06-22T07:49:00Z" w16du:dateUtc="2026-06-22T07:49:21Z"/>
            </w:rPr>
          </w:rPrChange>
        </w:rPr>
      </w:pPr>
      <w:r w:rsidRPr="7C3C1EA3">
        <w:rPr>
          <w:rFonts w:ascii="Times New Roman" w:hAnsi="Times New Roman" w:cs="Times New Roman"/>
          <w:i/>
          <w:iCs/>
          <w:color w:val="555555"/>
          <w:sz w:val="19"/>
          <w:szCs w:val="19"/>
          <w:lang w:val="zh-HK" w:eastAsia="zh-HK" w:bidi="en-US"/>
        </w:rPr>
        <w:t xml:space="preserve">The theme of this edition is “AI &amp; Classics.” In the context of this competition, “Classics” is understood broadly to include classical texts, canonical thought, premodern history and culture, rare-book images, translation of classics, and related forms of knowledge communication. Entries may focus on Chinese classical texts and culture, but may also extend to </w:t>
      </w:r>
      <w:ins w:id="19" w:author="Guest User" w:date="2026-06-22T07:28:00Z" w16du:dateUtc="2026-06-22T07:28:33Z">
        <w:r w:rsidRPr="7C3C1EA3">
          <w:rPr>
            <w:rFonts w:ascii="Times New Roman" w:hAnsi="Times New Roman" w:cs="Times New Roman"/>
            <w:i/>
            <w:iCs/>
            <w:color w:val="555555"/>
            <w:sz w:val="19"/>
            <w:szCs w:val="19"/>
            <w:lang w:val="zh-HK" w:eastAsia="zh-HK" w:bidi="en-US"/>
          </w:rPr>
          <w:t xml:space="preserve">Chinese </w:t>
        </w:r>
      </w:ins>
      <w:r w:rsidRPr="7C3C1EA3">
        <w:rPr>
          <w:rFonts w:ascii="Times New Roman" w:hAnsi="Times New Roman" w:cs="Times New Roman"/>
          <w:i/>
          <w:iCs/>
          <w:color w:val="555555"/>
          <w:sz w:val="19"/>
          <w:szCs w:val="19"/>
          <w:lang w:val="zh-HK" w:eastAsia="zh-HK" w:bidi="en-US"/>
        </w:rPr>
        <w:t>classical language, reception history, interpretation of canonical texts, or cross-cultural translation, provided that the connection to “classics” or “classical learning” is clearly articulated.</w:t>
      </w:r>
    </w:p>
    <w:p w14:paraId="1BB68BE0" w14:textId="5DDA7D06" w:rsidR="00D012D3" w:rsidRDefault="00D012D3">
      <w:pPr>
        <w:spacing w:after="40" w:line="300" w:lineRule="auto"/>
        <w:rPr>
          <w:ins w:id="20" w:author="Guest User" w:date="2026-06-22T17:02:00Z" w16du:dateUtc="2026-06-22T17:02:58Z"/>
          <w:lang w:eastAsia="zh-TW"/>
        </w:rPr>
        <w:pPrChange w:id="21" w:author="Guest User" w:date="2026-06-22T17:02:00Z">
          <w:pPr>
            <w:spacing w:after="120" w:line="288" w:lineRule="auto"/>
          </w:pPr>
        </w:pPrChange>
      </w:pPr>
      <w:commentRangeStart w:id="22"/>
      <w:ins w:id="23" w:author="Guest User" w:date="2026-06-22T07:49:00Z" w16du:dateUtc="2026-06-22T07:49:58Z">
        <w:del w:id="24" w:author="KWOK, raymond KF [CHC]" w:date="2026-06-24T13:50:00Z" w16du:dateUtc="2026-06-24T05:50:00Z">
          <w:r w:rsidRPr="33F6325B" w:rsidDel="00D012D3">
            <w:rPr>
              <w:rFonts w:ascii="PMingLiU" w:eastAsia="PMingLiU" w:hAnsi="PMingLiU" w:cs="SimSun" w:hint="eastAsia"/>
              <w:color w:val="000000" w:themeColor="text1"/>
              <w:szCs w:val="21"/>
              <w:lang w:val="zh-HK" w:eastAsia="zh-HK" w:bidi="en-US"/>
              <w:rPrChange w:id="25" w:author="Guest User" w:date="2026-06-22T09:15:00Z" w16du:dateUtc="2026-06-22T09:15:03Z">
                <w:rPr>
                  <w:rFonts w:ascii="Times New Roman" w:hAnsi="Times New Roman" w:cs="Times New Roman" w:hint="eastAsia"/>
                  <w:color w:val="555555"/>
                  <w:sz w:val="19"/>
                  <w:szCs w:val="19"/>
                  <w:lang w:val="zh-HK" w:eastAsia="zh-HK" w:bidi="en-US"/>
                </w:rPr>
              </w:rPrChange>
            </w:rPr>
            <w:delText>數位人文</w:delText>
          </w:r>
        </w:del>
      </w:ins>
      <w:ins w:id="26" w:author="Guest User" w:date="2026-06-22T07:50:00Z" w16du:dateUtc="2026-06-22T07:50:59Z">
        <w:del w:id="27" w:author="KWOK, raymond KF [CHC]" w:date="2026-06-24T13:50:00Z" w16du:dateUtc="2026-06-24T05:50:00Z">
          <w:r w:rsidRPr="33F6325B" w:rsidDel="00D012D3">
            <w:rPr>
              <w:rFonts w:ascii="PMingLiU" w:eastAsia="PMingLiU" w:hAnsi="PMingLiU" w:cs="SimSun" w:hint="eastAsia"/>
              <w:color w:val="000000" w:themeColor="text1"/>
              <w:szCs w:val="21"/>
              <w:lang w:val="zh-HK" w:eastAsia="zh-HK" w:bidi="en-US"/>
              <w:rPrChange w:id="28" w:author="Guest User" w:date="2026-06-22T07:59:00Z" w16du:dateUtc="2026-06-22T07:59:44Z">
                <w:rPr>
                  <w:rFonts w:ascii="Times New Roman" w:hAnsi="Times New Roman" w:cs="Times New Roman" w:hint="eastAsia"/>
                  <w:color w:val="555555"/>
                  <w:sz w:val="19"/>
                  <w:szCs w:val="19"/>
                  <w:lang w:val="zh-HK" w:eastAsia="zh-HK" w:bidi="en-US"/>
                </w:rPr>
              </w:rPrChange>
            </w:rPr>
            <w:delText>在中國歷史</w:delText>
          </w:r>
        </w:del>
      </w:ins>
      <w:ins w:id="29" w:author="Guest User" w:date="2026-06-22T07:51:00Z" w16du:dateUtc="2026-06-22T07:51:02Z">
        <w:del w:id="30" w:author="KWOK, raymond KF [CHC]" w:date="2026-06-24T13:50:00Z" w16du:dateUtc="2026-06-24T05:50:00Z">
          <w:r w:rsidRPr="33F6325B" w:rsidDel="00D012D3">
            <w:rPr>
              <w:rFonts w:ascii="PMingLiU" w:eastAsia="PMingLiU" w:hAnsi="PMingLiU" w:cs="SimSun" w:hint="eastAsia"/>
              <w:color w:val="000000" w:themeColor="text1"/>
              <w:szCs w:val="21"/>
              <w:lang w:val="zh-HK" w:eastAsia="zh-HK" w:bidi="en-US"/>
              <w:rPrChange w:id="31" w:author="Guest User" w:date="2026-06-22T07:59:00Z" w16du:dateUtc="2026-06-22T07:59:44Z">
                <w:rPr>
                  <w:rFonts w:ascii="Times New Roman" w:hAnsi="Times New Roman" w:cs="Times New Roman" w:hint="eastAsia"/>
                  <w:color w:val="555555"/>
                  <w:sz w:val="19"/>
                  <w:szCs w:val="19"/>
                  <w:lang w:val="zh-HK" w:eastAsia="zh-HK" w:bidi="en-US"/>
                </w:rPr>
              </w:rPrChange>
            </w:rPr>
            <w:delText>和</w:delText>
          </w:r>
        </w:del>
      </w:ins>
      <w:ins w:id="32" w:author="Guest User" w:date="2026-06-22T07:50:00Z" w16du:dateUtc="2026-06-22T07:50:59Z">
        <w:del w:id="33" w:author="KWOK, raymond KF [CHC]" w:date="2026-06-24T13:50:00Z" w16du:dateUtc="2026-06-24T05:50:00Z">
          <w:r w:rsidRPr="33F6325B" w:rsidDel="00D012D3">
            <w:rPr>
              <w:rFonts w:ascii="PMingLiU" w:eastAsia="PMingLiU" w:hAnsi="PMingLiU" w:cs="SimSun" w:hint="eastAsia"/>
              <w:color w:val="000000" w:themeColor="text1"/>
              <w:szCs w:val="21"/>
              <w:lang w:val="zh-HK" w:eastAsia="zh-HK" w:bidi="en-US"/>
              <w:rPrChange w:id="34" w:author="Guest User" w:date="2026-06-22T07:59:00Z" w16du:dateUtc="2026-06-22T07:59:44Z">
                <w:rPr>
                  <w:rFonts w:ascii="Times New Roman" w:hAnsi="Times New Roman" w:cs="Times New Roman" w:hint="eastAsia"/>
                  <w:color w:val="555555"/>
                  <w:sz w:val="19"/>
                  <w:szCs w:val="19"/>
                  <w:lang w:val="zh-HK" w:eastAsia="zh-HK" w:bidi="en-US"/>
                </w:rPr>
              </w:rPrChange>
            </w:rPr>
            <w:delText>文化</w:delText>
          </w:r>
        </w:del>
      </w:ins>
      <w:ins w:id="35" w:author="Guest User" w:date="2026-06-22T07:51:00Z" w16du:dateUtc="2026-06-22T07:51:15Z">
        <w:del w:id="36" w:author="KWOK, raymond KF [CHC]" w:date="2026-06-24T13:50:00Z" w16du:dateUtc="2026-06-24T05:50:00Z">
          <w:r w:rsidRPr="33F6325B" w:rsidDel="00D012D3">
            <w:rPr>
              <w:rFonts w:ascii="PMingLiU" w:eastAsia="PMingLiU" w:hAnsi="PMingLiU" w:cs="SimSun" w:hint="eastAsia"/>
              <w:color w:val="000000" w:themeColor="text1"/>
              <w:szCs w:val="21"/>
              <w:lang w:val="zh-HK" w:eastAsia="zh-HK" w:bidi="en-US"/>
              <w:rPrChange w:id="37" w:author="Guest User" w:date="2026-06-22T07:59:00Z" w16du:dateUtc="2026-06-22T07:59:44Z">
                <w:rPr>
                  <w:rFonts w:ascii="Times New Roman" w:hAnsi="Times New Roman" w:cs="Times New Roman" w:hint="eastAsia"/>
                  <w:color w:val="555555"/>
                  <w:sz w:val="19"/>
                  <w:szCs w:val="19"/>
                  <w:lang w:val="zh-HK" w:eastAsia="zh-HK" w:bidi="en-US"/>
                </w:rPr>
              </w:rPrChange>
            </w:rPr>
            <w:delText>研究上的應用例子</w:delText>
          </w:r>
        </w:del>
      </w:ins>
      <w:ins w:id="38" w:author="Guest User" w:date="2026-06-22T07:55:00Z" w16du:dateUtc="2026-06-22T07:55:21Z">
        <w:del w:id="39" w:author="KWOK, raymond KF [CHC]" w:date="2026-06-24T13:50:00Z" w16du:dateUtc="2026-06-24T05:50:00Z">
          <w:r w:rsidRPr="33F6325B" w:rsidDel="00D012D3">
            <w:rPr>
              <w:rFonts w:ascii="PMingLiU" w:eastAsia="PMingLiU" w:hAnsi="PMingLiU" w:cs="SimSun" w:hint="eastAsia"/>
              <w:color w:val="000000" w:themeColor="text1"/>
              <w:szCs w:val="21"/>
              <w:lang w:val="zh-HK" w:eastAsia="zh-HK" w:bidi="en-US"/>
              <w:rPrChange w:id="40" w:author="Guest User" w:date="2026-06-22T07:59:00Z" w16du:dateUtc="2026-06-22T07:59:44Z">
                <w:rPr>
                  <w:rFonts w:ascii="Times New Roman" w:hAnsi="Times New Roman" w:cs="Times New Roman" w:hint="eastAsia"/>
                  <w:color w:val="555555"/>
                  <w:sz w:val="19"/>
                  <w:szCs w:val="19"/>
                  <w:lang w:val="zh-HK" w:eastAsia="zh-HK" w:bidi="en-US"/>
                </w:rPr>
              </w:rPrChange>
            </w:rPr>
            <w:delText>：</w:delText>
          </w:r>
        </w:del>
      </w:ins>
      <w:ins w:id="41" w:author="KWOK, raymond KF [CHC]" w:date="2026-06-24T13:50:00Z" w16du:dateUtc="2026-06-24T05:50:00Z">
        <w:r>
          <w:rPr>
            <w:rFonts w:ascii="PMingLiU" w:eastAsia="PMingLiU" w:hAnsi="PMingLiU" w:cs="SimSun" w:hint="eastAsia"/>
            <w:color w:val="000000" w:themeColor="text1"/>
            <w:szCs w:val="21"/>
            <w:lang w:val="zh-HK" w:eastAsia="zh-HK" w:bidi="en-US"/>
          </w:rPr>
          <w:t>示例</w:t>
        </w:r>
      </w:ins>
    </w:p>
    <w:p w14:paraId="4520CC18" w14:textId="4C6CBD8B" w:rsidR="00D012D3" w:rsidRDefault="00D012D3">
      <w:pPr>
        <w:spacing w:after="100" w:line="283" w:lineRule="auto"/>
        <w:rPr>
          <w:rFonts w:ascii="Times New Roman" w:eastAsia="Times New Roman" w:hAnsi="Times New Roman" w:cs="Times New Roman"/>
          <w:i/>
          <w:iCs/>
          <w:color w:val="595959" w:themeColor="text1" w:themeTint="A6"/>
          <w:sz w:val="19"/>
          <w:szCs w:val="19"/>
          <w:lang w:eastAsia="zh-HK"/>
          <w:rPrChange w:id="42" w:author="Guest User" w:date="2026-06-22T17:04:00Z">
            <w:rPr>
              <w:rFonts w:ascii="Times New Roman" w:hAnsi="Times New Roman" w:cs="Times New Roman"/>
              <w:i/>
              <w:iCs/>
              <w:color w:val="555555"/>
              <w:sz w:val="19"/>
              <w:szCs w:val="19"/>
              <w:lang w:val="zh-HK" w:eastAsia="zh-HK" w:bidi="en-US"/>
            </w:rPr>
          </w:rPrChange>
        </w:rPr>
        <w:pPrChange w:id="43" w:author="Guest User" w:date="2026-06-22T17:05:00Z">
          <w:pPr>
            <w:spacing w:after="40" w:line="300" w:lineRule="auto"/>
          </w:pPr>
        </w:pPrChange>
      </w:pPr>
      <w:ins w:id="44" w:author="Guest User" w:date="2026-06-22T17:04:00Z" w16du:dateUtc="2026-06-22T17:04:35Z">
        <w:r w:rsidRPr="33F6325B">
          <w:rPr>
            <w:rFonts w:ascii="Times New Roman" w:eastAsia="Times New Roman" w:hAnsi="Times New Roman" w:cs="Times New Roman"/>
            <w:i/>
            <w:iCs/>
            <w:color w:val="595959" w:themeColor="text1" w:themeTint="A6"/>
            <w:sz w:val="19"/>
            <w:szCs w:val="19"/>
            <w:lang w:eastAsia="zh-HK"/>
            <w:rPrChange w:id="45" w:author="Guest User" w:date="2026-06-22T17:04:00Z" w16du:dateUtc="2026-06-22T17:04:44Z">
              <w:rPr>
                <w:rFonts w:ascii="SimSun" w:eastAsia="SimSun" w:hAnsi="SimSun" w:cs="SimSun"/>
                <w:szCs w:val="21"/>
                <w:lang w:eastAsia="zh-HK"/>
              </w:rPr>
            </w:rPrChange>
          </w:rPr>
          <w:t>Examples</w:t>
        </w:r>
        <w:del w:id="46" w:author="KWOK, raymond KF [CHC]" w:date="2026-06-24T13:50:00Z" w16du:dateUtc="2026-06-24T05:50:00Z">
          <w:r w:rsidRPr="33F6325B" w:rsidDel="00D012D3">
            <w:rPr>
              <w:rFonts w:ascii="Times New Roman" w:eastAsia="Times New Roman" w:hAnsi="Times New Roman" w:cs="Times New Roman"/>
              <w:i/>
              <w:iCs/>
              <w:color w:val="595959" w:themeColor="text1" w:themeTint="A6"/>
              <w:sz w:val="19"/>
              <w:szCs w:val="19"/>
              <w:lang w:eastAsia="zh-HK"/>
              <w:rPrChange w:id="47" w:author="Guest User" w:date="2026-06-22T17:04:00Z" w16du:dateUtc="2026-06-22T17:04:44Z">
                <w:rPr>
                  <w:rFonts w:ascii="SimSun" w:eastAsia="SimSun" w:hAnsi="SimSun" w:cs="SimSun"/>
                  <w:szCs w:val="21"/>
                  <w:lang w:eastAsia="zh-HK"/>
                </w:rPr>
              </w:rPrChange>
            </w:rPr>
            <w:delText xml:space="preserve"> of Digital Humanities Applications in Chinese History and Cultural Studies</w:delText>
          </w:r>
        </w:del>
        <w:r w:rsidRPr="33F6325B">
          <w:rPr>
            <w:rFonts w:ascii="Times New Roman" w:eastAsia="Times New Roman" w:hAnsi="Times New Roman" w:cs="Times New Roman"/>
            <w:i/>
            <w:iCs/>
            <w:color w:val="595959" w:themeColor="text1" w:themeTint="A6"/>
            <w:sz w:val="19"/>
            <w:szCs w:val="19"/>
            <w:lang w:eastAsia="zh-HK"/>
            <w:rPrChange w:id="48" w:author="Guest User" w:date="2026-06-22T17:04:00Z" w16du:dateUtc="2026-06-22T17:04:44Z">
              <w:rPr>
                <w:rFonts w:ascii="SimSun" w:eastAsia="SimSun" w:hAnsi="SimSun" w:cs="SimSun"/>
                <w:szCs w:val="21"/>
                <w:lang w:eastAsia="zh-HK"/>
              </w:rPr>
            </w:rPrChange>
          </w:rPr>
          <w:t>:</w:t>
        </w:r>
      </w:ins>
    </w:p>
    <w:p w14:paraId="164285A5" w14:textId="77777777" w:rsidR="00D012D3" w:rsidRPr="00AA1D05" w:rsidRDefault="00D012D3">
      <w:pPr>
        <w:pStyle w:val="ListBullet"/>
        <w:spacing w:after="40" w:line="293" w:lineRule="auto"/>
        <w:ind w:left="288"/>
        <w:rPr>
          <w:rFonts w:ascii="Times New Roman" w:hAnsi="Times New Roman" w:cs="Times New Roman"/>
          <w:lang w:eastAsia="zh-TW"/>
        </w:rPr>
      </w:pPr>
      <w:r w:rsidRPr="02850F58">
        <w:rPr>
          <w:rFonts w:ascii="SimSun" w:eastAsia="SimSun" w:hAnsi="SimSun" w:cs="SimSun"/>
          <w:lang w:val="zh-HK" w:eastAsia="zh-HK" w:bidi="en-US"/>
        </w:rPr>
        <w:t>應用生成式</w:t>
      </w:r>
      <w:r w:rsidRPr="02850F58">
        <w:rPr>
          <w:rFonts w:ascii="Times New Roman" w:hAnsi="Times New Roman" w:cs="Times New Roman"/>
          <w:lang w:val="zh-HK" w:eastAsia="zh-HK" w:bidi="en-US"/>
        </w:rPr>
        <w:t xml:space="preserve"> AI </w:t>
      </w:r>
      <w:r w:rsidRPr="02850F58">
        <w:rPr>
          <w:rFonts w:ascii="SimSun" w:eastAsia="SimSun" w:hAnsi="SimSun" w:cs="SimSun"/>
          <w:lang w:val="zh-HK" w:eastAsia="zh-HK" w:bidi="en-US"/>
        </w:rPr>
        <w:t>協助經典文本導讀、翻譯比較、註釋設計、學習活動或互動問答。</w:t>
      </w:r>
    </w:p>
    <w:p w14:paraId="110DC504" w14:textId="77777777" w:rsidR="00D012D3" w:rsidRPr="00AA1D05" w:rsidRDefault="00D012D3">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Use generative AI to support guided reading of classical texts, comparative translation, annotation design, learning activities or interactive Q&amp;A.</w:t>
      </w:r>
    </w:p>
    <w:p w14:paraId="584BD529" w14:textId="77777777" w:rsidR="00D012D3" w:rsidRPr="00AA1D05" w:rsidRDefault="00D012D3">
      <w:pPr>
        <w:pStyle w:val="ListBullet"/>
        <w:spacing w:after="40" w:line="293" w:lineRule="auto"/>
        <w:ind w:left="288"/>
        <w:rPr>
          <w:rFonts w:ascii="Times New Roman" w:hAnsi="Times New Roman" w:cs="Times New Roman"/>
          <w:lang w:eastAsia="zh-TW"/>
        </w:rPr>
      </w:pPr>
      <w:r w:rsidRPr="586FF6A1">
        <w:rPr>
          <w:rFonts w:ascii="Times New Roman" w:eastAsia="SimSun" w:hAnsi="Times New Roman" w:cs="Times New Roman"/>
          <w:lang w:val="zh-HK" w:eastAsia="zh-HK" w:bidi="en-US"/>
        </w:rPr>
        <w:t>運用</w:t>
      </w:r>
      <w:r w:rsidRPr="586FF6A1">
        <w:rPr>
          <w:rFonts w:ascii="Times New Roman" w:hAnsi="Times New Roman" w:cs="Times New Roman"/>
          <w:lang w:val="zh-HK" w:eastAsia="zh-HK" w:bidi="en-US"/>
        </w:rPr>
        <w:t xml:space="preserve"> NLP</w:t>
      </w:r>
      <w:r w:rsidRPr="586FF6A1">
        <w:rPr>
          <w:rFonts w:ascii="Times New Roman" w:eastAsia="SimSun" w:hAnsi="Times New Roman" w:cs="Times New Roman"/>
          <w:lang w:val="zh-HK" w:eastAsia="zh-HK" w:bidi="en-US"/>
        </w:rPr>
        <w:t>、</w:t>
      </w:r>
      <w:r w:rsidRPr="586FF6A1">
        <w:rPr>
          <w:rFonts w:ascii="Times New Roman" w:hAnsi="Times New Roman" w:cs="Times New Roman"/>
          <w:lang w:val="zh-HK" w:eastAsia="zh-HK" w:bidi="en-US"/>
        </w:rPr>
        <w:t>NER</w:t>
      </w:r>
      <w:r w:rsidRPr="586FF6A1">
        <w:rPr>
          <w:rFonts w:ascii="Times New Roman" w:eastAsia="SimSun" w:hAnsi="Times New Roman" w:cs="Times New Roman"/>
          <w:lang w:val="zh-HK" w:eastAsia="zh-HK" w:bidi="en-US"/>
        </w:rPr>
        <w:t>、知識圖譜、</w:t>
      </w:r>
      <w:r w:rsidRPr="586FF6A1">
        <w:rPr>
          <w:rFonts w:ascii="Times New Roman" w:hAnsi="Times New Roman" w:cs="Times New Roman"/>
          <w:lang w:val="zh-HK" w:eastAsia="zh-HK" w:bidi="en-US"/>
        </w:rPr>
        <w:t>GIS</w:t>
      </w:r>
      <w:r w:rsidRPr="586FF6A1">
        <w:rPr>
          <w:rFonts w:ascii="Times New Roman" w:eastAsia="SimSun" w:hAnsi="Times New Roman" w:cs="Times New Roman"/>
          <w:lang w:val="zh-HK" w:eastAsia="zh-HK" w:bidi="en-US"/>
        </w:rPr>
        <w:t>、資料視覺化等方法分析古典文本或歷史材料。</w:t>
      </w:r>
    </w:p>
    <w:p w14:paraId="703D7443" w14:textId="77777777" w:rsidR="00D012D3" w:rsidRPr="00AA1D05" w:rsidRDefault="00D012D3">
      <w:pPr>
        <w:spacing w:after="80" w:line="283" w:lineRule="auto"/>
        <w:ind w:left="792"/>
        <w:rPr>
          <w:rFonts w:ascii="Times New Roman" w:hAnsi="Times New Roman" w:cs="Times New Roman"/>
          <w:lang w:eastAsia="zh-HK"/>
        </w:rPr>
      </w:pPr>
      <w:r w:rsidRPr="00AA1D05">
        <w:rPr>
          <w:rFonts w:ascii="Times New Roman" w:hAnsi="Times New Roman" w:cs="Times New Roman"/>
          <w:i/>
          <w:color w:val="555555"/>
          <w:sz w:val="19"/>
          <w:lang w:val="zh-HK" w:eastAsia="zh-HK" w:bidi="en-US"/>
        </w:rPr>
        <w:t>Apply NLP, NER, knowledge graphs, GIS and data visualisation to analyse classical texts or historical materials.</w:t>
      </w:r>
    </w:p>
    <w:p w14:paraId="00A21D8A" w14:textId="77777777" w:rsidR="00D012D3" w:rsidRPr="00AA1D05" w:rsidRDefault="00D012D3" w:rsidP="006D680E">
      <w:pPr>
        <w:pStyle w:val="ListBullet"/>
        <w:spacing w:after="40" w:line="293" w:lineRule="auto"/>
        <w:ind w:left="288"/>
        <w:rPr>
          <w:rFonts w:ascii="Times New Roman" w:hAnsi="Times New Roman" w:cs="Times New Roman"/>
          <w:lang w:eastAsia="zh-TW"/>
        </w:rPr>
      </w:pPr>
      <w:r w:rsidRPr="586FF6A1">
        <w:rPr>
          <w:rFonts w:ascii="Times New Roman" w:eastAsia="SimSun" w:hAnsi="Times New Roman" w:cs="Times New Roman"/>
          <w:lang w:eastAsia="zh-HK" w:bidi="en-US"/>
        </w:rPr>
        <w:t>設計自動化</w:t>
      </w:r>
      <w:r w:rsidRPr="586FF6A1">
        <w:rPr>
          <w:rFonts w:ascii="Times New Roman" w:eastAsia="SimSun" w:hAnsi="Times New Roman" w:cs="Times New Roman"/>
          <w:lang w:eastAsia="zh-HK" w:bidi="en-US"/>
        </w:rPr>
        <w:t xml:space="preserve"> </w:t>
      </w:r>
      <w:r w:rsidRPr="586FF6A1">
        <w:rPr>
          <w:rFonts w:ascii="Times New Roman" w:eastAsia="SimSun" w:hAnsi="Times New Roman" w:cs="Times New Roman"/>
          <w:b/>
          <w:bCs/>
          <w:lang w:eastAsia="zh-HK" w:bidi="en-US"/>
        </w:rPr>
        <w:t>AI agent workflow</w:t>
      </w:r>
      <w:r w:rsidRPr="586FF6A1">
        <w:rPr>
          <w:rFonts w:ascii="Times New Roman" w:eastAsia="SimSun" w:hAnsi="Times New Roman" w:cs="Times New Roman"/>
          <w:lang w:eastAsia="zh-HK" w:bidi="en-US"/>
        </w:rPr>
        <w:t>，把「</w:t>
      </w:r>
      <w:r w:rsidRPr="586FF6A1">
        <w:rPr>
          <w:rFonts w:ascii="Times New Roman" w:eastAsia="SimSun" w:hAnsi="Times New Roman" w:cs="Times New Roman"/>
          <w:b/>
          <w:bCs/>
          <w:lang w:eastAsia="zh-HK" w:bidi="en-US"/>
        </w:rPr>
        <w:t>提取史料／文本</w:t>
      </w:r>
      <w:r w:rsidRPr="586FF6A1">
        <w:rPr>
          <w:rFonts w:ascii="Times New Roman" w:eastAsia="SimSun" w:hAnsi="Times New Roman" w:cs="Times New Roman"/>
          <w:b/>
          <w:bCs/>
          <w:lang w:eastAsia="zh-HK" w:bidi="en-US"/>
        </w:rPr>
        <w:t xml:space="preserve"> -&gt; </w:t>
      </w:r>
      <w:r w:rsidRPr="586FF6A1">
        <w:rPr>
          <w:rFonts w:ascii="Times New Roman" w:eastAsia="SimSun" w:hAnsi="Times New Roman" w:cs="Times New Roman"/>
          <w:b/>
          <w:bCs/>
          <w:lang w:eastAsia="zh-HK" w:bidi="en-US"/>
        </w:rPr>
        <w:t>組織與標註資料</w:t>
      </w:r>
      <w:r w:rsidRPr="586FF6A1">
        <w:rPr>
          <w:rFonts w:ascii="Times New Roman" w:eastAsia="SimSun" w:hAnsi="Times New Roman" w:cs="Times New Roman"/>
          <w:b/>
          <w:bCs/>
          <w:lang w:eastAsia="zh-HK" w:bidi="en-US"/>
        </w:rPr>
        <w:t xml:space="preserve"> -&gt; </w:t>
      </w:r>
      <w:r w:rsidRPr="586FF6A1">
        <w:rPr>
          <w:rFonts w:ascii="Times New Roman" w:eastAsia="SimSun" w:hAnsi="Times New Roman" w:cs="Times New Roman"/>
          <w:b/>
          <w:bCs/>
          <w:lang w:eastAsia="zh-HK" w:bidi="en-US"/>
        </w:rPr>
        <w:t>分析內容與關係</w:t>
      </w:r>
      <w:r w:rsidRPr="586FF6A1">
        <w:rPr>
          <w:rFonts w:ascii="Times New Roman" w:eastAsia="SimSun" w:hAnsi="Times New Roman" w:cs="Times New Roman"/>
          <w:b/>
          <w:bCs/>
          <w:lang w:eastAsia="zh-HK" w:bidi="en-US"/>
        </w:rPr>
        <w:t xml:space="preserve"> -&gt; </w:t>
      </w:r>
      <w:r w:rsidRPr="586FF6A1">
        <w:rPr>
          <w:rFonts w:ascii="Times New Roman" w:eastAsia="SimSun" w:hAnsi="Times New Roman" w:cs="Times New Roman"/>
          <w:b/>
          <w:bCs/>
          <w:lang w:eastAsia="zh-HK" w:bidi="en-US"/>
        </w:rPr>
        <w:t>數位化呈現與傳播</w:t>
      </w:r>
      <w:r w:rsidRPr="586FF6A1">
        <w:rPr>
          <w:rFonts w:ascii="Times New Roman" w:eastAsia="SimSun" w:hAnsi="Times New Roman" w:cs="Times New Roman"/>
          <w:lang w:eastAsia="zh-HK" w:bidi="en-US"/>
        </w:rPr>
        <w:t>」串連為完整流程，並說明其在古典文本研究、歷史材料分析、教學設計或公共傳播中的作用。</w:t>
      </w:r>
    </w:p>
    <w:p w14:paraId="6653D986" w14:textId="77777777" w:rsidR="00D012D3" w:rsidRPr="00AA1D05" w:rsidRDefault="00D012D3" w:rsidP="006D680E">
      <w:pPr>
        <w:spacing w:after="80" w:line="283" w:lineRule="auto"/>
        <w:ind w:left="792"/>
        <w:rPr>
          <w:rFonts w:ascii="Times New Roman" w:hAnsi="Times New Roman" w:cs="Times New Roman"/>
        </w:rPr>
      </w:pPr>
      <w:r w:rsidRPr="586FF6A1">
        <w:rPr>
          <w:rFonts w:ascii="Times New Roman" w:hAnsi="Times New Roman" w:cs="Times New Roman"/>
          <w:i/>
          <w:iCs/>
          <w:color w:val="555555"/>
          <w:sz w:val="19"/>
          <w:szCs w:val="19"/>
          <w:lang w:val="zh-HK" w:eastAsia="zh-HK" w:bidi="en-US"/>
        </w:rPr>
        <w:lastRenderedPageBreak/>
        <w:t>D</w:t>
      </w:r>
      <w:r w:rsidRPr="586FF6A1">
        <w:rPr>
          <w:rFonts w:ascii="Times New Roman" w:hAnsi="Times New Roman" w:cs="Times New Roman"/>
          <w:i/>
          <w:iCs/>
          <w:color w:val="555555"/>
          <w:sz w:val="19"/>
          <w:szCs w:val="19"/>
          <w:lang w:eastAsia="zh-HK" w:bidi="en-US"/>
        </w:rPr>
        <w:t xml:space="preserve">esign an automated </w:t>
      </w:r>
      <w:r w:rsidRPr="586FF6A1">
        <w:rPr>
          <w:rFonts w:ascii="Times New Roman" w:hAnsi="Times New Roman" w:cs="Times New Roman"/>
          <w:b/>
          <w:bCs/>
          <w:i/>
          <w:iCs/>
          <w:color w:val="555555"/>
          <w:sz w:val="19"/>
          <w:szCs w:val="19"/>
          <w:lang w:eastAsia="zh-HK" w:bidi="en-US"/>
        </w:rPr>
        <w:t>AI agent workflow</w:t>
      </w:r>
      <w:r w:rsidRPr="586FF6A1">
        <w:rPr>
          <w:rFonts w:ascii="Times New Roman" w:hAnsi="Times New Roman" w:cs="Times New Roman"/>
          <w:i/>
          <w:iCs/>
          <w:color w:val="555555"/>
          <w:sz w:val="19"/>
          <w:szCs w:val="19"/>
          <w:lang w:eastAsia="zh-HK" w:bidi="en-US"/>
        </w:rPr>
        <w:t xml:space="preserve"> that connect </w:t>
      </w:r>
      <w:r w:rsidRPr="586FF6A1">
        <w:rPr>
          <w:rFonts w:ascii="Times New Roman" w:hAnsi="Times New Roman" w:cs="Times New Roman"/>
          <w:b/>
          <w:bCs/>
          <w:i/>
          <w:iCs/>
          <w:color w:val="555555"/>
          <w:sz w:val="19"/>
          <w:szCs w:val="19"/>
          <w:lang w:eastAsia="zh-HK" w:bidi="en-US"/>
        </w:rPr>
        <w:t>source / text extraction -&gt; data organisation and annotation -&gt; content and relationship analysis -&gt; digital presentation and dissemination</w:t>
      </w:r>
      <w:r w:rsidRPr="586FF6A1">
        <w:rPr>
          <w:rFonts w:ascii="Times New Roman" w:hAnsi="Times New Roman" w:cs="Times New Roman"/>
          <w:i/>
          <w:iCs/>
          <w:color w:val="555555"/>
          <w:sz w:val="19"/>
          <w:szCs w:val="19"/>
          <w:lang w:eastAsia="zh-HK" w:bidi="en-US"/>
        </w:rPr>
        <w:t xml:space="preserve"> into an integrated process, and explain its role in classical text research, historical-material analysis, instructional design, or public communicatio</w:t>
      </w:r>
      <w:r w:rsidRPr="586FF6A1">
        <w:rPr>
          <w:rFonts w:ascii="SimSun" w:eastAsia="SimSun" w:hAnsi="SimSun" w:cs="SimSun"/>
          <w:i/>
          <w:iCs/>
          <w:color w:val="555555"/>
          <w:sz w:val="19"/>
          <w:szCs w:val="19"/>
          <w:lang w:eastAsia="zh-HK" w:bidi="en-US"/>
        </w:rPr>
        <w:t>n</w:t>
      </w:r>
      <w:r w:rsidRPr="586FF6A1">
        <w:rPr>
          <w:rFonts w:ascii="Times New Roman" w:hAnsi="Times New Roman" w:cs="Times New Roman"/>
          <w:i/>
          <w:iCs/>
          <w:color w:val="555555"/>
          <w:sz w:val="19"/>
          <w:szCs w:val="19"/>
          <w:lang w:val="zh-HK" w:eastAsia="zh-HK" w:bidi="en-US"/>
        </w:rPr>
        <w:t>.</w:t>
      </w:r>
    </w:p>
    <w:p w14:paraId="39CCD1D5" w14:textId="77777777" w:rsidR="00D012D3" w:rsidRPr="00AA1D05" w:rsidRDefault="00D012D3" w:rsidP="006D680E">
      <w:pPr>
        <w:pStyle w:val="ListBullet"/>
        <w:spacing w:after="40" w:line="293" w:lineRule="auto"/>
        <w:ind w:left="288"/>
        <w:rPr>
          <w:rFonts w:ascii="Times New Roman" w:hAnsi="Times New Roman" w:cs="Times New Roman"/>
          <w:lang w:eastAsia="zh-TW"/>
        </w:rPr>
      </w:pPr>
      <w:r w:rsidRPr="586FF6A1">
        <w:rPr>
          <w:rFonts w:ascii="Times New Roman" w:eastAsia="SimSun" w:hAnsi="Times New Roman" w:cs="Times New Roman"/>
          <w:lang w:eastAsia="zh-HK" w:bidi="en-US"/>
        </w:rPr>
        <w:t>結合</w:t>
      </w:r>
      <w:r w:rsidRPr="586FF6A1">
        <w:rPr>
          <w:rFonts w:ascii="Times New Roman" w:eastAsia="SimSun" w:hAnsi="Times New Roman" w:cs="Times New Roman"/>
          <w:lang w:eastAsia="zh-HK" w:bidi="en-US"/>
        </w:rPr>
        <w:t xml:space="preserve"> AI-enhanced DH tools</w:t>
      </w:r>
      <w:r w:rsidRPr="586FF6A1">
        <w:rPr>
          <w:rFonts w:ascii="Times New Roman" w:eastAsia="SimSun" w:hAnsi="Times New Roman" w:cs="Times New Roman"/>
          <w:lang w:eastAsia="zh-HK" w:bidi="en-US"/>
        </w:rPr>
        <w:t>（如</w:t>
      </w:r>
      <w:r w:rsidRPr="586FF6A1">
        <w:rPr>
          <w:rFonts w:ascii="Times New Roman" w:eastAsia="SimSun" w:hAnsi="Times New Roman" w:cs="Times New Roman"/>
          <w:lang w:eastAsia="zh-HK" w:bidi="en-US"/>
        </w:rPr>
        <w:t xml:space="preserve"> CBDB</w:t>
      </w:r>
      <w:r w:rsidRPr="586FF6A1">
        <w:rPr>
          <w:rFonts w:ascii="Times New Roman" w:eastAsia="SimSun" w:hAnsi="Times New Roman" w:cs="Times New Roman"/>
          <w:lang w:eastAsia="zh-HK" w:bidi="en-US"/>
        </w:rPr>
        <w:t>、</w:t>
      </w:r>
      <w:r w:rsidRPr="586FF6A1">
        <w:rPr>
          <w:rFonts w:ascii="Times New Roman" w:eastAsia="SimSun" w:hAnsi="Times New Roman" w:cs="Times New Roman"/>
          <w:lang w:eastAsia="zh-HK" w:bidi="en-US"/>
        </w:rPr>
        <w:t>MARKUS</w:t>
      </w:r>
      <w:r w:rsidRPr="586FF6A1">
        <w:rPr>
          <w:rFonts w:ascii="Times New Roman" w:eastAsia="SimSun" w:hAnsi="Times New Roman" w:cs="Times New Roman"/>
          <w:lang w:eastAsia="zh-HK" w:bidi="en-US"/>
        </w:rPr>
        <w:t>、</w:t>
      </w:r>
      <w:r w:rsidRPr="586FF6A1">
        <w:rPr>
          <w:rFonts w:ascii="Times New Roman" w:eastAsia="SimSun" w:hAnsi="Times New Roman" w:cs="Times New Roman"/>
          <w:lang w:eastAsia="zh-HK" w:bidi="en-US"/>
        </w:rPr>
        <w:t xml:space="preserve">DocuSky </w:t>
      </w:r>
      <w:r w:rsidRPr="586FF6A1">
        <w:rPr>
          <w:rFonts w:ascii="Times New Roman" w:eastAsia="SimSun" w:hAnsi="Times New Roman" w:cs="Times New Roman"/>
          <w:lang w:eastAsia="zh-HK" w:bidi="en-US"/>
        </w:rPr>
        <w:t>及中研院數位人文研究平台）進行文本標註、人物／地名抽取、資料比對、語料管理與視覺化分析。</w:t>
      </w:r>
    </w:p>
    <w:p w14:paraId="019AA9C1" w14:textId="77777777" w:rsidR="00D012D3" w:rsidRPr="00AA1D05" w:rsidRDefault="00D012D3" w:rsidP="006D680E">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eastAsia="zh-HK" w:bidi="en-US"/>
        </w:rPr>
        <w:t>Integrate AI-enhanced DH tools (e.g. CBDB, MARKUS, DocuSky, and the Academia Sinica Digital Humanities Research Platform) for text annotation, extraction of persons and place names, data comparison, corpus management, and visual analysis.</w:t>
      </w:r>
    </w:p>
    <w:p w14:paraId="256F0EA2" w14:textId="77777777" w:rsidR="00D012D3" w:rsidRPr="00AA1D05" w:rsidRDefault="00D012D3" w:rsidP="33F6325B">
      <w:pPr>
        <w:pStyle w:val="ListBullet"/>
        <w:spacing w:after="40" w:line="293" w:lineRule="auto"/>
        <w:ind w:left="288"/>
        <w:rPr>
          <w:del w:id="49" w:author="Guest User" w:date="2026-06-22T14:45:00Z" w16du:dateUtc="2026-06-22T14:45:37Z"/>
          <w:rFonts w:ascii="SimSun" w:eastAsia="SimSun" w:hAnsi="SimSun" w:cs="SimSun"/>
          <w:lang w:val="zh-HK" w:eastAsia="zh-HK" w:bidi="en-US"/>
        </w:rPr>
      </w:pPr>
      <w:del w:id="50" w:author="Guest User" w:date="2026-06-22T14:45:00Z" w16du:dateUtc="2026-06-22T14:45:37Z">
        <w:r w:rsidRPr="33F6325B" w:rsidDel="33F6325B">
          <w:rPr>
            <w:rFonts w:ascii="SimSun" w:eastAsia="SimSun" w:hAnsi="SimSun" w:cs="SimSun"/>
            <w:lang w:val="zh-HK" w:eastAsia="zh-HK" w:bidi="en-US"/>
          </w:rPr>
          <w:delText>設計以古典內容為核心的</w:delText>
        </w:r>
        <w:r w:rsidRPr="33F6325B" w:rsidDel="33F6325B">
          <w:rPr>
            <w:rFonts w:ascii="Times New Roman" w:hAnsi="Times New Roman" w:cs="Times New Roman"/>
            <w:lang w:val="zh-HK" w:eastAsia="zh-HK" w:bidi="en-US"/>
          </w:rPr>
          <w:delText xml:space="preserve"> AI </w:delText>
        </w:r>
        <w:r w:rsidRPr="33F6325B" w:rsidDel="33F6325B">
          <w:rPr>
            <w:rFonts w:ascii="SimSun" w:eastAsia="SimSun" w:hAnsi="SimSun" w:cs="SimSun"/>
            <w:lang w:val="zh-HK" w:eastAsia="zh-HK" w:bidi="en-US"/>
          </w:rPr>
          <w:delText>教學工具、</w:delText>
        </w:r>
        <w:r w:rsidRPr="33F6325B" w:rsidDel="33F6325B">
          <w:rPr>
            <w:rFonts w:ascii="Times New Roman" w:hAnsi="Times New Roman" w:cs="Times New Roman"/>
            <w:lang w:val="zh-HK" w:eastAsia="zh-HK" w:bidi="en-US"/>
          </w:rPr>
          <w:delText>AI tutor</w:delText>
        </w:r>
        <w:r w:rsidRPr="33F6325B" w:rsidDel="33F6325B">
          <w:rPr>
            <w:rFonts w:ascii="SimSun" w:eastAsia="SimSun" w:hAnsi="SimSun" w:cs="SimSun"/>
            <w:lang w:val="zh-HK" w:eastAsia="zh-HK" w:bidi="en-US"/>
          </w:rPr>
          <w:delText>、</w:delText>
        </w:r>
        <w:r w:rsidRPr="33F6325B" w:rsidDel="33F6325B">
          <w:rPr>
            <w:rFonts w:ascii="Times New Roman" w:hAnsi="Times New Roman" w:cs="Times New Roman"/>
            <w:lang w:val="zh-HK" w:eastAsia="zh-HK" w:bidi="en-US"/>
          </w:rPr>
          <w:delText xml:space="preserve">AI agent </w:delText>
        </w:r>
        <w:r w:rsidRPr="33F6325B" w:rsidDel="33F6325B">
          <w:rPr>
            <w:rFonts w:ascii="SimSun" w:eastAsia="SimSun" w:hAnsi="SimSun" w:cs="SimSun"/>
            <w:lang w:val="zh-HK" w:eastAsia="zh-HK" w:bidi="en-US"/>
          </w:rPr>
          <w:delText>或數位學習平台。</w:delText>
        </w:r>
      </w:del>
    </w:p>
    <w:p w14:paraId="30911533" w14:textId="77777777" w:rsidR="00D012D3" w:rsidRPr="00AA1D05" w:rsidRDefault="00D012D3">
      <w:pPr>
        <w:spacing w:after="80" w:line="283" w:lineRule="auto"/>
        <w:ind w:left="792"/>
        <w:rPr>
          <w:del w:id="51" w:author="Guest User" w:date="2026-06-22T14:45:00Z" w16du:dateUtc="2026-06-22T14:45:37Z"/>
          <w:rFonts w:ascii="Times New Roman" w:hAnsi="Times New Roman" w:cs="Times New Roman"/>
        </w:rPr>
      </w:pPr>
      <w:del w:id="52" w:author="Guest User" w:date="2026-06-22T14:45:00Z" w16du:dateUtc="2026-06-22T14:45:37Z">
        <w:r w:rsidRPr="33F6325B" w:rsidDel="33F6325B">
          <w:rPr>
            <w:rFonts w:ascii="Times New Roman" w:hAnsi="Times New Roman" w:cs="Times New Roman"/>
            <w:i/>
            <w:iCs/>
            <w:color w:val="555555"/>
            <w:sz w:val="19"/>
            <w:szCs w:val="19"/>
            <w:lang w:val="zh-HK" w:eastAsia="zh-HK" w:bidi="en-US"/>
          </w:rPr>
          <w:delText>Design AI-enabled teaching tools, AI tutors, AI agents or digital learning platforms centred on classical content.</w:delText>
        </w:r>
      </w:del>
    </w:p>
    <w:p w14:paraId="48E71B48" w14:textId="77777777" w:rsidR="00D012D3" w:rsidRPr="00AA1D05" w:rsidRDefault="00D012D3">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建立與古典文獻、人物、地名、概念、圖像相關的資料集、模型或檢索工具。</w:t>
      </w:r>
    </w:p>
    <w:p w14:paraId="650E81DE" w14:textId="77777777" w:rsidR="00D012D3" w:rsidRPr="00AA1D05" w:rsidRDefault="00D012D3">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Build datasets, models or retrieval tools related to classical texts, historical figures, place names, concepts or images.</w:t>
      </w:r>
    </w:p>
    <w:p w14:paraId="78990899" w14:textId="77777777" w:rsidR="00D012D3" w:rsidRPr="00AA1D05" w:rsidRDefault="00D012D3">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利用</w:t>
      </w:r>
      <w:r w:rsidRPr="586FF6A1">
        <w:rPr>
          <w:rFonts w:ascii="Times New Roman" w:hAnsi="Times New Roman" w:cs="Times New Roman"/>
          <w:lang w:val="zh-HK" w:eastAsia="zh-HK" w:bidi="en-US"/>
        </w:rPr>
        <w:t xml:space="preserve"> AR/VR</w:t>
      </w:r>
      <w:r w:rsidRPr="586FF6A1">
        <w:rPr>
          <w:rFonts w:ascii="SimSun" w:eastAsia="SimSun" w:hAnsi="SimSun" w:cs="SimSun"/>
          <w:lang w:val="zh-HK" w:eastAsia="zh-HK" w:bidi="en-US"/>
        </w:rPr>
        <w:t>、空間運算、多模態敘事等方式重構古典學習、古籍展示或文化傳播體驗。</w:t>
      </w:r>
    </w:p>
    <w:p w14:paraId="21EBC574" w14:textId="77777777" w:rsidR="00D012D3" w:rsidRDefault="00D012D3" w:rsidP="33F6325B">
      <w:pPr>
        <w:spacing w:after="80" w:line="283" w:lineRule="auto"/>
        <w:ind w:left="792"/>
        <w:rPr>
          <w:ins w:id="53" w:author="Guest User" w:date="2026-06-22T17:16:00Z" w16du:dateUtc="2026-06-22T17:16:18Z"/>
        </w:rPr>
      </w:pPr>
      <w:r w:rsidRPr="774E18FE">
        <w:rPr>
          <w:rFonts w:ascii="Times New Roman" w:hAnsi="Times New Roman" w:cs="Times New Roman"/>
          <w:i/>
          <w:iCs/>
          <w:color w:val="555555"/>
          <w:sz w:val="19"/>
          <w:szCs w:val="19"/>
          <w:lang w:eastAsia="zh-HK" w:bidi="en-US"/>
        </w:rPr>
        <w:t>Use AR/VR, spatial computing or multimodal storytelling to reimagine classical learning, rare-book presentation or cultural communication.</w:t>
      </w:r>
    </w:p>
    <w:p w14:paraId="6D02ADF5" w14:textId="77777777" w:rsidR="00D012D3" w:rsidRDefault="00D012D3" w:rsidP="33F6325B">
      <w:pPr>
        <w:spacing w:after="80" w:line="283" w:lineRule="auto"/>
        <w:ind w:left="792"/>
        <w:rPr>
          <w:del w:id="54" w:author="Guest User" w:date="2026-06-22T08:16:00Z" w16du:dateUtc="2026-06-22T08:16:00Z"/>
          <w:rFonts w:ascii="Times New Roman" w:hAnsi="Times New Roman" w:cs="Times New Roman"/>
          <w:i/>
          <w:iCs/>
          <w:color w:val="555555"/>
          <w:sz w:val="19"/>
          <w:szCs w:val="19"/>
          <w:lang w:eastAsia="zh-HK" w:bidi="en-US"/>
        </w:rPr>
      </w:pPr>
    </w:p>
    <w:commentRangeEnd w:id="22"/>
    <w:p w14:paraId="20D3196A" w14:textId="575E96C9" w:rsidR="00E66A82" w:rsidRPr="00AA1D05" w:rsidRDefault="00D012D3" w:rsidP="02850F58">
      <w:pPr>
        <w:spacing w:after="80" w:line="283" w:lineRule="auto"/>
        <w:rPr>
          <w:del w:id="55" w:author="Guest User" w:date="2026-06-22T08:15:00Z" w16du:dateUtc="2026-06-22T08:15:59Z"/>
          <w:rFonts w:ascii="SimSun" w:eastAsia="SimSun" w:hAnsi="SimSun" w:cs="SimSun"/>
          <w:rPrChange w:id="56" w:author="Guest User" w:date="2026-06-22T08:04:00Z">
            <w:rPr>
              <w:del w:id="57" w:author="Guest User" w:date="2026-06-22T08:15:00Z" w16du:dateUtc="2026-06-22T08:15:59Z"/>
              <w:rFonts w:ascii="Times New Roman" w:hAnsi="Times New Roman" w:cs="Times New Roman"/>
            </w:rPr>
          </w:rPrChange>
        </w:rPr>
      </w:pPr>
      <w:r w:rsidRPr="00AA1D05">
        <w:rPr>
          <w:rStyle w:val="CommentReference"/>
          <w:rFonts w:ascii="SimSun" w:eastAsia="SimSun" w:hAnsi="SimSun" w:cs="SimSun"/>
          <w:sz w:val="21"/>
          <w:szCs w:val="22"/>
          <w:rPrChange w:id="58" w:author="Guest User" w:date="2026-06-22T08:04:00Z">
            <w:rPr>
              <w:rStyle w:val="CommentReference"/>
              <w:rFonts w:ascii="Times New Roman" w:hAnsi="Times New Roman" w:cs="Times New Roman"/>
              <w:sz w:val="21"/>
              <w:szCs w:val="22"/>
            </w:rPr>
          </w:rPrChange>
        </w:rPr>
        <w:commentReference w:id="22"/>
      </w:r>
    </w:p>
    <w:p w14:paraId="2D2C09FE" w14:textId="77777777" w:rsidR="007F76F1" w:rsidRPr="00AA1D05" w:rsidRDefault="00245A90">
      <w:pPr>
        <w:spacing w:before="240" w:after="80" w:line="264" w:lineRule="auto"/>
        <w:rPr>
          <w:rFonts w:ascii="Times New Roman" w:hAnsi="Times New Roman" w:cs="Times New Roman"/>
        </w:rPr>
      </w:pPr>
      <w:r w:rsidRPr="00AA1D05">
        <w:rPr>
          <w:rFonts w:ascii="SimSun" w:eastAsia="SimSun" w:hAnsi="SimSun" w:cs="SimSun" w:hint="eastAsia"/>
          <w:b/>
          <w:color w:val="8A1C1C"/>
          <w:sz w:val="28"/>
          <w:lang w:val="zh-HK" w:eastAsia="zh-HK" w:bidi="en-US"/>
        </w:rPr>
        <w:t>三、參賽資格及組隊規則</w:t>
      </w:r>
      <w:r w:rsidRPr="00AA1D05">
        <w:rPr>
          <w:rFonts w:ascii="Times New Roman" w:hAnsi="Times New Roman" w:cs="Times New Roman"/>
          <w:b/>
          <w:color w:val="8A1C1C"/>
          <w:sz w:val="28"/>
          <w:lang w:val="zh-HK" w:eastAsia="zh-HK" w:bidi="en-US"/>
        </w:rPr>
        <w:t xml:space="preserve"> / 3. Eligibility and Team Formation</w:t>
      </w:r>
    </w:p>
    <w:p w14:paraId="0D882DC4" w14:textId="312C9AD9" w:rsidR="007F76F1" w:rsidRPr="0046569C" w:rsidRDefault="774E18FE">
      <w:pPr>
        <w:pStyle w:val="ListBullet"/>
        <w:spacing w:after="40" w:line="293" w:lineRule="auto"/>
        <w:ind w:left="288"/>
        <w:rPr>
          <w:rFonts w:ascii="Times New Roman" w:hAnsi="Times New Roman" w:cs="Times New Roman"/>
          <w:lang w:eastAsia="zh-TW"/>
        </w:rPr>
      </w:pPr>
      <w:r w:rsidRPr="774E18FE">
        <w:rPr>
          <w:rFonts w:ascii="SimSun" w:eastAsia="SimSun" w:hAnsi="SimSun" w:cs="SimSun"/>
          <w:lang w:val="zh-HK" w:eastAsia="zh-HK" w:bidi="en-US"/>
        </w:rPr>
        <w:t>參賽者</w:t>
      </w:r>
      <w:r w:rsidRPr="774E18FE">
        <w:rPr>
          <w:rFonts w:ascii="SimSun" w:eastAsia="SimSun" w:hAnsi="SimSun" w:cs="SimSun" w:hint="eastAsia"/>
          <w:lang w:val="zh-HK" w:eastAsia="zh-HK" w:bidi="en-US"/>
          <w:rPrChange w:id="59" w:author="Guest User" w:date="2026-06-22T15:44:00Z" w16du:dateUtc="2026-06-22T15:44:05Z">
            <w:rPr>
              <w:rFonts w:ascii="Times New Roman" w:eastAsia="SimSun" w:hAnsi="Times New Roman" w:cs="Times New Roman" w:hint="eastAsia"/>
              <w:lang w:val="zh-HK" w:eastAsia="zh-HK" w:bidi="en-US"/>
            </w:rPr>
          </w:rPrChange>
        </w:rPr>
        <w:t>必須為香港理工大學（人文學院）的全日制本科生，並就讀於以下課程：</w:t>
      </w:r>
      <w:r w:rsidR="00245A90" w:rsidRPr="774E18FE">
        <w:rPr>
          <w:rFonts w:ascii="SimSun" w:eastAsia="SimSun" w:hAnsi="SimSun" w:cs="SimSun" w:hint="eastAsia"/>
          <w:lang w:val="zh-HK" w:eastAsia="zh-HK" w:bidi="en-US"/>
          <w:rPrChange w:id="60" w:author="Guest User" w:date="2026-06-22T15:44:00Z" w16du:dateUtc="2026-06-22T15:44:05Z">
            <w:rPr>
              <w:rFonts w:ascii="Times New Roman" w:eastAsia="SimSun" w:hAnsi="Times New Roman" w:cs="Times New Roman" w:hint="eastAsia"/>
              <w:lang w:val="zh-HK" w:eastAsia="zh-HK" w:bidi="en-US"/>
            </w:rPr>
          </w:rPrChange>
        </w:rPr>
        <w:t>人文學科課程組合</w:t>
      </w:r>
      <w:del w:id="61" w:author="KWOK, raymond KF [CHC]" w:date="2026-06-24T13:51:00Z" w16du:dateUtc="2026-06-24T05:51:00Z">
        <w:r w:rsidR="00245A90" w:rsidRPr="774E18FE" w:rsidDel="0096072D">
          <w:rPr>
            <w:rFonts w:ascii="SimSun" w:eastAsia="SimSun" w:hAnsi="SimSun" w:cs="SimSun" w:hint="eastAsia"/>
            <w:lang w:val="zh-HK" w:eastAsia="zh-HK" w:bidi="en-US"/>
            <w:rPrChange w:id="62" w:author="Guest User" w:date="2026-06-22T15:44:00Z" w16du:dateUtc="2026-06-22T15:44:05Z">
              <w:rPr>
                <w:rFonts w:ascii="Times New Roman" w:eastAsia="SimSun" w:hAnsi="Times New Roman" w:cs="Times New Roman" w:hint="eastAsia"/>
                <w:lang w:val="zh-HK" w:eastAsia="zh-HK" w:bidi="en-US"/>
              </w:rPr>
            </w:rPrChange>
          </w:rPr>
          <w:delText>本科入學計劃</w:delText>
        </w:r>
      </w:del>
      <w:r w:rsidR="00245A90" w:rsidRPr="774E18FE">
        <w:rPr>
          <w:rFonts w:ascii="SimSun" w:eastAsia="SimSun" w:hAnsi="SimSun" w:cs="SimSun" w:hint="eastAsia"/>
          <w:lang w:val="zh-HK" w:eastAsia="zh-HK" w:bidi="en-US"/>
          <w:rPrChange w:id="63" w:author="Guest User" w:date="2026-06-22T15:44:00Z" w16du:dateUtc="2026-06-22T15:44:05Z">
            <w:rPr>
              <w:rFonts w:ascii="Times New Roman" w:eastAsia="SimSun" w:hAnsi="Times New Roman" w:cs="Times New Roman" w:hint="eastAsia"/>
              <w:lang w:val="zh-HK" w:eastAsia="zh-HK" w:bidi="en-US"/>
            </w:rPr>
          </w:rPrChange>
        </w:rPr>
        <w:t>、</w:t>
      </w:r>
      <w:r w:rsidRPr="774E18FE">
        <w:rPr>
          <w:rFonts w:ascii="SimSun" w:eastAsia="SimSun" w:hAnsi="SimSun" w:cs="SimSun" w:hint="eastAsia"/>
          <w:lang w:val="zh-HK" w:eastAsia="zh-HK" w:bidi="en-US"/>
          <w:rPrChange w:id="64" w:author="Guest User" w:date="2026-06-22T15:44:00Z" w16du:dateUtc="2026-06-22T15:44:05Z">
            <w:rPr>
              <w:rFonts w:ascii="Times New Roman" w:eastAsia="SimSun" w:hAnsi="Times New Roman" w:cs="Times New Roman" w:hint="eastAsia"/>
              <w:lang w:val="zh-HK" w:eastAsia="zh-HK" w:bidi="en-US"/>
            </w:rPr>
          </w:rPrChange>
        </w:rPr>
        <w:t>中國歷史及文化（榮譽）文學士、英文及應用語言學（榮譽）文學士</w:t>
      </w:r>
      <w:ins w:id="65" w:author="Guest User" w:date="2026-06-18T16:32:00Z" w16du:dateUtc="2026-06-18T16:32:17Z">
        <w:r w:rsidRPr="774E18FE">
          <w:rPr>
            <w:rFonts w:ascii="SimSun" w:eastAsia="SimSun" w:hAnsi="SimSun" w:cs="SimSun" w:hint="eastAsia"/>
            <w:lang w:val="zh-HK" w:eastAsia="zh-HK" w:bidi="en-US"/>
            <w:rPrChange w:id="66" w:author="Guest User" w:date="2026-06-22T15:44:00Z" w16du:dateUtc="2026-06-22T15:44:05Z">
              <w:rPr>
                <w:rFonts w:ascii="Times New Roman" w:eastAsia="SimSun" w:hAnsi="Times New Roman" w:cs="Times New Roman" w:hint="eastAsia"/>
                <w:lang w:val="zh-HK" w:eastAsia="zh-HK" w:bidi="en-US"/>
              </w:rPr>
            </w:rPrChange>
          </w:rPr>
          <w:t>、</w:t>
        </w:r>
      </w:ins>
      <w:ins w:id="67" w:author="Guest User" w:date="2026-06-18T16:37:00Z" w16du:dateUtc="2026-06-18T16:37:57Z">
        <w:r w:rsidRPr="774E18FE">
          <w:rPr>
            <w:rFonts w:ascii="SimSun" w:eastAsia="SimSun" w:hAnsi="SimSun" w:cs="SimSun" w:hint="eastAsia"/>
            <w:lang w:val="zh-HK" w:eastAsia="zh-HK" w:bidi="en-US"/>
            <w:rPrChange w:id="68" w:author="Guest User" w:date="2026-06-22T15:44:00Z" w16du:dateUtc="2026-06-22T15:44:05Z">
              <w:rPr>
                <w:rFonts w:ascii="Times New Roman" w:eastAsia="SimSun" w:hAnsi="Times New Roman" w:cs="Times New Roman" w:hint="eastAsia"/>
                <w:lang w:val="zh-HK" w:eastAsia="zh-HK" w:bidi="en-US"/>
              </w:rPr>
            </w:rPrChange>
          </w:rPr>
          <w:t>語言學及翻譯學（榮譽</w:t>
        </w:r>
        <w:r w:rsidRPr="774E18FE">
          <w:rPr>
            <w:rFonts w:ascii="SimSun" w:eastAsia="SimSun" w:hAnsi="SimSun" w:cs="SimSun" w:hint="eastAsia"/>
            <w:lang w:val="zh-HK" w:eastAsia="zh-HK" w:bidi="en-US"/>
            <w:rPrChange w:id="69" w:author="Guest User" w:date="2026-06-22T15:44:00Z" w16du:dateUtc="2026-06-22T15:44:05Z">
              <w:rPr>
                <w:rFonts w:ascii="Times New Roman" w:eastAsia="SimSun" w:hAnsi="Times New Roman" w:cs="Times New Roman" w:hint="eastAsia"/>
                <w:lang w:val="zh-HK" w:eastAsia="zh-HK" w:bidi="en-US"/>
              </w:rPr>
            </w:rPrChange>
          </w:rPr>
          <w:t>）文學士</w:t>
        </w:r>
      </w:ins>
      <w:ins w:id="70" w:author="Guest User" w:date="2026-06-18T16:38:00Z" w16du:dateUtc="2026-06-18T16:38:13Z">
        <w:r w:rsidRPr="774E18FE">
          <w:rPr>
            <w:rFonts w:ascii="SimSun" w:eastAsia="SimSun" w:hAnsi="SimSun" w:cs="SimSun" w:hint="eastAsia"/>
            <w:lang w:val="zh-HK" w:eastAsia="zh-HK" w:bidi="en-US"/>
            <w:rPrChange w:id="71" w:author="Guest User" w:date="2026-06-22T15:44:00Z" w16du:dateUtc="2026-06-22T15:44:05Z">
              <w:rPr>
                <w:rFonts w:ascii="Times New Roman" w:eastAsia="SimSun" w:hAnsi="Times New Roman" w:cs="Times New Roman" w:hint="eastAsia"/>
                <w:lang w:val="zh-HK" w:eastAsia="zh-HK" w:bidi="en-US"/>
              </w:rPr>
            </w:rPrChange>
          </w:rPr>
          <w:t>、</w:t>
        </w:r>
      </w:ins>
      <w:ins w:id="72" w:author="Guest User" w:date="2026-06-18T16:32:00Z" w16du:dateUtc="2026-06-18T16:32:17Z">
        <w:r w:rsidRPr="774E18FE">
          <w:rPr>
            <w:rFonts w:ascii="SimSun" w:eastAsia="SimSun" w:hAnsi="SimSun" w:cs="SimSun" w:hint="eastAsia"/>
            <w:lang w:val="zh-HK" w:eastAsia="zh-HK" w:bidi="en-US"/>
            <w:rPrChange w:id="73" w:author="Guest User" w:date="2026-06-22T15:44:00Z" w16du:dateUtc="2026-06-22T15:44:05Z">
              <w:rPr>
                <w:rFonts w:ascii="Times New Roman" w:eastAsia="SimSun" w:hAnsi="Times New Roman" w:cs="Times New Roman" w:hint="eastAsia"/>
                <w:lang w:val="zh-HK" w:eastAsia="zh-HK" w:bidi="en-US"/>
              </w:rPr>
            </w:rPrChange>
          </w:rPr>
          <w:t>語言科學</w:t>
        </w:r>
      </w:ins>
      <w:ins w:id="74" w:author="Guest User" w:date="2026-06-22T01:46:00Z" w16du:dateUtc="2026-06-22T01:46:52Z">
        <w:r w:rsidRPr="774E18FE">
          <w:rPr>
            <w:rFonts w:ascii="SimSun" w:eastAsia="SimSun" w:hAnsi="SimSun" w:cs="SimSun" w:hint="eastAsia"/>
            <w:lang w:val="zh-HK" w:eastAsia="zh-HK" w:bidi="en-US"/>
            <w:rPrChange w:id="75" w:author="Guest User" w:date="2026-06-22T15:44:00Z" w16du:dateUtc="2026-06-22T15:44:05Z">
              <w:rPr>
                <w:rFonts w:ascii="Times New Roman" w:eastAsia="SimSun" w:hAnsi="Times New Roman" w:cs="Times New Roman" w:hint="eastAsia"/>
                <w:lang w:val="zh-HK" w:eastAsia="zh-HK" w:bidi="en-US"/>
              </w:rPr>
            </w:rPrChange>
          </w:rPr>
          <w:t>與語言數據分析</w:t>
        </w:r>
      </w:ins>
      <w:ins w:id="76" w:author="Guest User" w:date="2026-06-18T16:32:00Z" w16du:dateUtc="2026-06-18T16:32:17Z">
        <w:r w:rsidRPr="774E18FE">
          <w:rPr>
            <w:rFonts w:ascii="SimSun" w:eastAsia="SimSun" w:hAnsi="SimSun" w:cs="SimSun" w:hint="eastAsia"/>
            <w:lang w:val="zh-HK" w:eastAsia="zh-HK" w:bidi="en-US"/>
            <w:rPrChange w:id="77" w:author="Guest User" w:date="2026-06-22T15:44:00Z" w16du:dateUtc="2026-06-22T15:44:05Z">
              <w:rPr>
                <w:rFonts w:ascii="Times New Roman" w:eastAsia="SimSun" w:hAnsi="Times New Roman" w:cs="Times New Roman" w:hint="eastAsia"/>
                <w:lang w:val="zh-HK" w:eastAsia="zh-HK" w:bidi="en-US"/>
              </w:rPr>
            </w:rPrChange>
          </w:rPr>
          <w:t>（榮譽）理學士</w:t>
        </w:r>
      </w:ins>
      <w:del w:id="78" w:author="Guest User" w:date="2026-06-18T16:32:00Z" w16du:dateUtc="2026-06-18T16:32:10Z">
        <w:r w:rsidR="00245A90" w:rsidRPr="774E18FE" w:rsidDel="774E18FE">
          <w:rPr>
            <w:rFonts w:ascii="SimSun" w:eastAsia="SimSun" w:hAnsi="SimSun" w:cs="SimSun" w:hint="eastAsia"/>
            <w:lang w:val="zh-HK" w:eastAsia="zh-HK" w:bidi="en-US"/>
            <w:rPrChange w:id="79" w:author="Guest User" w:date="2026-06-22T15:44:00Z" w16du:dateUtc="2026-06-22T15:44:05Z">
              <w:rPr>
                <w:rFonts w:ascii="Times New Roman" w:eastAsia="SimSun" w:hAnsi="Times New Roman" w:cs="Times New Roman" w:hint="eastAsia"/>
                <w:lang w:val="zh-HK" w:eastAsia="zh-HK" w:bidi="en-US"/>
              </w:rPr>
            </w:rPrChange>
          </w:rPr>
          <w:delText>，</w:delText>
        </w:r>
      </w:del>
      <w:r w:rsidRPr="774E18FE">
        <w:rPr>
          <w:rFonts w:ascii="SimSun" w:eastAsia="SimSun" w:hAnsi="SimSun" w:cs="SimSun" w:hint="eastAsia"/>
          <w:lang w:val="zh-HK" w:eastAsia="zh-HK" w:bidi="en-US"/>
          <w:rPrChange w:id="80" w:author="Guest User" w:date="2026-06-22T15:44:00Z" w16du:dateUtc="2026-06-22T15:44:05Z">
            <w:rPr>
              <w:rFonts w:ascii="Times New Roman" w:eastAsia="SimSun" w:hAnsi="Times New Roman" w:cs="Times New Roman" w:hint="eastAsia"/>
              <w:lang w:val="zh-HK" w:eastAsia="zh-HK" w:bidi="en-US"/>
            </w:rPr>
          </w:rPrChange>
        </w:rPr>
        <w:t>以及言語治療（榮譽）理學士</w:t>
      </w:r>
      <w:ins w:id="81" w:author="Guest User" w:date="2026-06-22T01:39:00Z" w16du:dateUtc="2026-06-22T01:39:31Z">
        <w:r w:rsidRPr="774E18FE">
          <w:rPr>
            <w:rFonts w:ascii="SimSun" w:eastAsia="SimSun" w:hAnsi="SimSun" w:cs="SimSun" w:hint="eastAsia"/>
            <w:lang w:val="zh-HK" w:eastAsia="zh-HK" w:bidi="en-US"/>
            <w:rPrChange w:id="82" w:author="Guest User" w:date="2026-06-22T15:44:00Z" w16du:dateUtc="2026-06-22T15:44:05Z">
              <w:rPr>
                <w:rFonts w:ascii="Times New Roman" w:eastAsia="SimSun" w:hAnsi="Times New Roman" w:cs="Times New Roman" w:hint="eastAsia"/>
                <w:lang w:val="zh-HK" w:eastAsia="zh-HK" w:bidi="en-US"/>
              </w:rPr>
            </w:rPrChange>
          </w:rPr>
          <w:t>等</w:t>
        </w:r>
      </w:ins>
      <w:del w:id="83" w:author="Guest User" w:date="2026-06-22T01:39:00Z" w16du:dateUtc="2026-06-22T01:39:30Z">
        <w:r w:rsidR="00245A90" w:rsidRPr="774E18FE" w:rsidDel="774E18FE">
          <w:rPr>
            <w:rFonts w:ascii="SimSun" w:eastAsia="SimSun" w:hAnsi="SimSun" w:cs="SimSun"/>
            <w:lang w:val="zh-HK" w:eastAsia="zh-HK" w:bidi="en-US"/>
          </w:rPr>
          <w:delText>。</w:delText>
        </w:r>
      </w:del>
    </w:p>
    <w:p w14:paraId="26914CE0" w14:textId="4CF20384" w:rsidR="40D82C9D" w:rsidRDefault="31756D72" w:rsidP="33F6325B">
      <w:pPr>
        <w:spacing w:after="80" w:line="283" w:lineRule="auto"/>
        <w:ind w:left="792"/>
        <w:rPr>
          <w:ins w:id="84" w:author="Guest User" w:date="2026-06-22T15:47:00Z" w16du:dateUtc="2026-06-22T15:47:49Z"/>
        </w:rPr>
      </w:pPr>
      <w:r w:rsidRPr="31756D72">
        <w:rPr>
          <w:rFonts w:ascii="Times New Roman" w:hAnsi="Times New Roman" w:cs="Times New Roman"/>
          <w:i/>
          <w:iCs/>
          <w:color w:val="555555"/>
          <w:sz w:val="19"/>
          <w:szCs w:val="19"/>
          <w:lang w:eastAsia="zh-HK" w:bidi="en-US"/>
        </w:rPr>
        <w:t>Applicants must be full-time undergraduate students of The Hong Kong Polytechnic University (Faculty of Humanities), enrolle</w:t>
      </w:r>
      <w:r w:rsidRPr="31756D72">
        <w:rPr>
          <w:rFonts w:ascii="Times New Roman" w:hAnsi="Times New Roman" w:cs="Times New Roman"/>
          <w:i/>
          <w:iCs/>
          <w:color w:val="595959" w:themeColor="text1" w:themeTint="A6"/>
          <w:sz w:val="19"/>
          <w:szCs w:val="19"/>
          <w:lang w:eastAsia="zh-HK" w:bidi="en-US"/>
          <w:rPrChange w:id="85" w:author="Guest User" w:date="2026-06-23T05:09:00Z" w16du:dateUtc="2026-06-23T05:09:56Z">
            <w:rPr>
              <w:rFonts w:ascii="Times New Roman" w:hAnsi="Times New Roman" w:cs="Times New Roman"/>
              <w:i/>
              <w:iCs/>
              <w:color w:val="555555"/>
              <w:sz w:val="19"/>
              <w:szCs w:val="19"/>
              <w:lang w:eastAsia="zh-HK" w:bidi="en-US"/>
            </w:rPr>
          </w:rPrChange>
        </w:rPr>
        <w:t>d</w:t>
      </w:r>
      <w:r w:rsidRPr="31756D72">
        <w:rPr>
          <w:rFonts w:ascii="Times New Roman" w:hAnsi="Times New Roman" w:cs="Times New Roman"/>
          <w:i/>
          <w:iCs/>
          <w:color w:val="595959" w:themeColor="text1" w:themeTint="A6"/>
          <w:sz w:val="19"/>
          <w:szCs w:val="19"/>
          <w:lang w:eastAsia="zh-HK" w:bidi="en-US"/>
          <w:rPrChange w:id="86" w:author="Guest User" w:date="2026-06-22T17:03:00Z" w16du:dateUtc="2026-06-22T17:03:58Z">
            <w:rPr>
              <w:rFonts w:ascii="Times New Roman" w:hAnsi="Times New Roman" w:cs="Times New Roman"/>
              <w:i/>
              <w:iCs/>
              <w:color w:val="555555"/>
              <w:sz w:val="19"/>
              <w:szCs w:val="19"/>
              <w:lang w:eastAsia="zh-HK" w:bidi="en-US"/>
            </w:rPr>
          </w:rPrChange>
        </w:rPr>
        <w:t xml:space="preserve"> in </w:t>
      </w:r>
      <w:ins w:id="87" w:author="Guest User" w:date="2026-06-22T01:56:00Z" w16du:dateUtc="2026-06-22T01:56:52Z">
        <w:r w:rsidRPr="31756D72">
          <w:rPr>
            <w:rFonts w:ascii="Times New Roman" w:eastAsia="Times New Roman" w:hAnsi="Times New Roman" w:cs="Times New Roman"/>
            <w:i/>
            <w:iCs/>
            <w:color w:val="595959" w:themeColor="text1" w:themeTint="A6"/>
            <w:sz w:val="19"/>
            <w:szCs w:val="19"/>
            <w:rPrChange w:id="88" w:author="Guest User" w:date="2026-06-22T01:57:00Z" w16du:dateUtc="2026-06-22T01:57:33Z">
              <w:rPr>
                <w:rFonts w:ascii="Times New Roman" w:eastAsia="Times New Roman" w:hAnsi="Times New Roman" w:cs="Times New Roman"/>
                <w:sz w:val="19"/>
                <w:szCs w:val="19"/>
              </w:rPr>
            </w:rPrChange>
          </w:rPr>
          <w:t>one of the following</w:t>
        </w:r>
      </w:ins>
      <w:ins w:id="89" w:author="Guest User" w:date="2026-06-17T16:12:00Z" w16du:dateUtc="2026-06-17T16:12:10Z">
        <w:r w:rsidRPr="31756D72">
          <w:rPr>
            <w:rFonts w:ascii="Times New Roman" w:hAnsi="Times New Roman" w:cs="Times New Roman"/>
            <w:i/>
            <w:iCs/>
            <w:color w:val="595959" w:themeColor="text1" w:themeTint="A6"/>
            <w:sz w:val="19"/>
            <w:szCs w:val="19"/>
            <w:lang w:eastAsia="zh-HK" w:bidi="en-US"/>
            <w:rPrChange w:id="90" w:author="Guest User" w:date="2026-06-22T17:03:00Z" w16du:dateUtc="2026-06-22T17:03:58Z">
              <w:rPr>
                <w:rFonts w:ascii="Times New Roman" w:hAnsi="Times New Roman" w:cs="Times New Roman"/>
                <w:i/>
                <w:iCs/>
                <w:color w:val="555555"/>
                <w:sz w:val="19"/>
                <w:szCs w:val="19"/>
                <w:lang w:eastAsia="zh-HK" w:bidi="en-US"/>
              </w:rPr>
            </w:rPrChange>
          </w:rPr>
          <w:t xml:space="preserve"> </w:t>
        </w:r>
      </w:ins>
      <w:r w:rsidRPr="31756D72">
        <w:rPr>
          <w:rFonts w:ascii="Times New Roman" w:hAnsi="Times New Roman" w:cs="Times New Roman"/>
          <w:i/>
          <w:iCs/>
          <w:color w:val="595959" w:themeColor="text1" w:themeTint="A6"/>
          <w:sz w:val="19"/>
          <w:szCs w:val="19"/>
          <w:lang w:eastAsia="zh-HK" w:bidi="en-US"/>
          <w:rPrChange w:id="91" w:author="Guest User" w:date="2026-06-22T17:03:00Z" w16du:dateUtc="2026-06-22T17:03:58Z">
            <w:rPr>
              <w:rFonts w:ascii="Times New Roman" w:hAnsi="Times New Roman" w:cs="Times New Roman"/>
              <w:i/>
              <w:iCs/>
              <w:color w:val="555555"/>
              <w:sz w:val="19"/>
              <w:szCs w:val="19"/>
              <w:lang w:eastAsia="zh-HK" w:bidi="en-US"/>
            </w:rPr>
          </w:rPrChange>
        </w:rPr>
        <w:t>pr</w:t>
      </w:r>
      <w:r w:rsidRPr="31756D72">
        <w:rPr>
          <w:rFonts w:ascii="Times New Roman" w:hAnsi="Times New Roman" w:cs="Times New Roman"/>
          <w:i/>
          <w:iCs/>
          <w:color w:val="595959" w:themeColor="text1" w:themeTint="A6"/>
          <w:sz w:val="19"/>
          <w:szCs w:val="19"/>
          <w:lang w:eastAsia="zh-HK" w:bidi="en-US"/>
          <w:rPrChange w:id="92" w:author="Guest User" w:date="2026-06-23T05:09:00Z" w16du:dateUtc="2026-06-23T05:09:56Z">
            <w:rPr>
              <w:rFonts w:ascii="Times New Roman" w:hAnsi="Times New Roman" w:cs="Times New Roman"/>
              <w:i/>
              <w:iCs/>
              <w:color w:val="555555"/>
              <w:sz w:val="19"/>
              <w:szCs w:val="19"/>
              <w:lang w:eastAsia="zh-HK" w:bidi="en-US"/>
            </w:rPr>
          </w:rPrChange>
        </w:rPr>
        <w:t>ogrammes</w:t>
      </w:r>
      <w:ins w:id="93" w:author="Guest User" w:date="2026-06-22T01:58:00Z" w16du:dateUtc="2026-06-22T01:58:16Z">
        <w:r w:rsidRPr="31756D72">
          <w:rPr>
            <w:rFonts w:ascii="Times New Roman" w:hAnsi="Times New Roman" w:cs="Times New Roman"/>
            <w:i/>
            <w:iCs/>
            <w:color w:val="595959" w:themeColor="text1" w:themeTint="A6"/>
            <w:sz w:val="19"/>
            <w:szCs w:val="19"/>
            <w:lang w:eastAsia="zh-HK" w:bidi="en-US"/>
            <w:rPrChange w:id="94" w:author="Guest User" w:date="2026-06-23T05:09:00Z" w16du:dateUtc="2026-06-23T05:09:56Z">
              <w:rPr>
                <w:rFonts w:ascii="Times New Roman" w:hAnsi="Times New Roman" w:cs="Times New Roman"/>
                <w:i/>
                <w:iCs/>
                <w:color w:val="555555"/>
                <w:sz w:val="19"/>
                <w:szCs w:val="19"/>
                <w:lang w:eastAsia="zh-HK" w:bidi="en-US"/>
              </w:rPr>
            </w:rPrChange>
          </w:rPr>
          <w:t>:</w:t>
        </w:r>
      </w:ins>
      <w:r w:rsidRPr="31756D72">
        <w:rPr>
          <w:rFonts w:ascii="Times New Roman" w:hAnsi="Times New Roman" w:cs="Times New Roman"/>
          <w:i/>
          <w:iCs/>
          <w:color w:val="595959" w:themeColor="text1" w:themeTint="A6"/>
          <w:sz w:val="19"/>
          <w:szCs w:val="19"/>
          <w:lang w:eastAsia="zh-HK" w:bidi="en-US"/>
          <w:rPrChange w:id="95" w:author="Guest User" w:date="2026-06-23T05:09:00Z" w16du:dateUtc="2026-06-23T05:09:56Z">
            <w:rPr>
              <w:rFonts w:ascii="Times New Roman" w:hAnsi="Times New Roman" w:cs="Times New Roman"/>
              <w:i/>
              <w:iCs/>
              <w:color w:val="555555"/>
              <w:sz w:val="19"/>
              <w:szCs w:val="19"/>
              <w:lang w:eastAsia="zh-HK" w:bidi="en-US"/>
            </w:rPr>
          </w:rPrChange>
        </w:rPr>
        <w:t xml:space="preserve"> </w:t>
      </w:r>
      <w:del w:id="96" w:author="Guest User" w:date="2026-06-17T16:12:00Z" w16du:dateUtc="2026-06-17T16:12:01Z">
        <w:r w:rsidR="40D82C9D" w:rsidRPr="31756D72" w:rsidDel="31756D72">
          <w:rPr>
            <w:rFonts w:ascii="Times New Roman" w:hAnsi="Times New Roman" w:cs="Times New Roman"/>
            <w:i/>
            <w:iCs/>
            <w:color w:val="555555"/>
            <w:sz w:val="19"/>
            <w:szCs w:val="19"/>
            <w:lang w:eastAsia="zh-HK" w:bidi="en-US"/>
          </w:rPr>
          <w:delText>including</w:delText>
        </w:r>
      </w:del>
      <w:r w:rsidRPr="31756D72">
        <w:rPr>
          <w:rFonts w:ascii="Times New Roman" w:hAnsi="Times New Roman" w:cs="Times New Roman"/>
          <w:i/>
          <w:iCs/>
          <w:color w:val="555555"/>
          <w:sz w:val="19"/>
          <w:szCs w:val="19"/>
          <w:lang w:eastAsia="zh-HK" w:bidi="en-US"/>
        </w:rPr>
        <w:t xml:space="preserve"> </w:t>
      </w:r>
      <w:r w:rsidR="40D82C9D" w:rsidRPr="31756D72">
        <w:rPr>
          <w:rFonts w:ascii="Times New Roman" w:hAnsi="Times New Roman" w:cs="Times New Roman"/>
          <w:i/>
          <w:iCs/>
          <w:color w:val="555555"/>
          <w:sz w:val="19"/>
          <w:szCs w:val="19"/>
          <w:lang w:eastAsia="zh-HK" w:bidi="en-US"/>
        </w:rPr>
        <w:t xml:space="preserve">the Bachelor’s Degree Scheme in Humanities, </w:t>
      </w:r>
      <w:r w:rsidRPr="31756D72">
        <w:rPr>
          <w:rFonts w:ascii="Times New Roman" w:hAnsi="Times New Roman" w:cs="Times New Roman"/>
          <w:i/>
          <w:iCs/>
          <w:color w:val="555555"/>
          <w:sz w:val="19"/>
          <w:szCs w:val="19"/>
          <w:lang w:eastAsia="zh-HK" w:bidi="en-US"/>
        </w:rPr>
        <w:t>BA (Hons) in Chinese History and Culture, BA (Hons) in English and Applied Linguistics,</w:t>
      </w:r>
      <w:ins w:id="97" w:author="Guest User" w:date="2026-06-22T01:48:00Z" w16du:dateUtc="2026-06-22T01:48:30Z">
        <w:r w:rsidRPr="31756D72">
          <w:rPr>
            <w:rFonts w:ascii="Times New Roman" w:hAnsi="Times New Roman" w:cs="Times New Roman"/>
            <w:i/>
            <w:iCs/>
            <w:color w:val="555555"/>
            <w:sz w:val="19"/>
            <w:szCs w:val="19"/>
            <w:lang w:eastAsia="zh-HK" w:bidi="en-US"/>
          </w:rPr>
          <w:t xml:space="preserve"> BA (Hons) in</w:t>
        </w:r>
      </w:ins>
      <w:r w:rsidRPr="31756D72">
        <w:rPr>
          <w:rFonts w:ascii="Times New Roman" w:hAnsi="Times New Roman" w:cs="Times New Roman"/>
          <w:i/>
          <w:iCs/>
          <w:color w:val="555555"/>
          <w:sz w:val="19"/>
          <w:szCs w:val="19"/>
          <w:lang w:eastAsia="zh-HK" w:bidi="en-US"/>
        </w:rPr>
        <w:t xml:space="preserve"> </w:t>
      </w:r>
      <w:ins w:id="98" w:author="Guest User" w:date="2026-06-22T01:48:00Z" w16du:dateUtc="2026-06-22T01:48:13Z">
        <w:r w:rsidRPr="31756D72">
          <w:rPr>
            <w:rFonts w:ascii="Times New Roman" w:hAnsi="Times New Roman" w:cs="Times New Roman"/>
            <w:i/>
            <w:iCs/>
            <w:color w:val="555555"/>
            <w:sz w:val="19"/>
            <w:szCs w:val="19"/>
            <w:lang w:eastAsia="zh-HK" w:bidi="en-US"/>
          </w:rPr>
          <w:t>Linguistics</w:t>
        </w:r>
      </w:ins>
      <w:ins w:id="99" w:author="Guest User" w:date="2026-06-22T01:49:00Z" w16du:dateUtc="2026-06-22T01:49:12Z">
        <w:r w:rsidRPr="31756D72">
          <w:rPr>
            <w:rFonts w:ascii="Times New Roman" w:hAnsi="Times New Roman" w:cs="Times New Roman"/>
            <w:i/>
            <w:iCs/>
            <w:color w:val="555555"/>
            <w:sz w:val="19"/>
            <w:szCs w:val="19"/>
            <w:lang w:eastAsia="zh-HK" w:bidi="en-US"/>
          </w:rPr>
          <w:t xml:space="preserve"> and Translation</w:t>
        </w:r>
      </w:ins>
      <w:ins w:id="100" w:author="Guest User" w:date="2026-06-22T01:48:00Z" w16du:dateUtc="2026-06-22T01:48:13Z">
        <w:r w:rsidRPr="31756D72">
          <w:rPr>
            <w:rFonts w:ascii="Times New Roman" w:hAnsi="Times New Roman" w:cs="Times New Roman"/>
            <w:i/>
            <w:iCs/>
            <w:color w:val="555555"/>
            <w:sz w:val="19"/>
            <w:szCs w:val="19"/>
            <w:lang w:eastAsia="zh-HK" w:bidi="en-US"/>
          </w:rPr>
          <w:t>,</w:t>
        </w:r>
      </w:ins>
      <w:ins w:id="101" w:author="Guest User" w:date="2026-06-22T01:49:00Z" w16du:dateUtc="2026-06-22T01:49:36Z">
        <w:r w:rsidRPr="31756D72">
          <w:rPr>
            <w:rFonts w:ascii="Times New Roman" w:hAnsi="Times New Roman" w:cs="Times New Roman"/>
            <w:i/>
            <w:iCs/>
            <w:color w:val="555555"/>
            <w:sz w:val="19"/>
            <w:szCs w:val="19"/>
            <w:lang w:eastAsia="zh-HK" w:bidi="en-US"/>
          </w:rPr>
          <w:t xml:space="preserve"> </w:t>
        </w:r>
      </w:ins>
      <w:ins w:id="102" w:author="Guest User" w:date="2026-06-18T16:32:00Z" w16du:dateUtc="2026-06-18T16:32:49Z">
        <w:r w:rsidRPr="31756D72">
          <w:rPr>
            <w:rFonts w:ascii="Times New Roman" w:hAnsi="Times New Roman" w:cs="Times New Roman"/>
            <w:i/>
            <w:iCs/>
            <w:color w:val="555555"/>
            <w:sz w:val="19"/>
            <w:szCs w:val="19"/>
            <w:lang w:eastAsia="zh-HK" w:bidi="en-US"/>
          </w:rPr>
          <w:t xml:space="preserve">BSc (Hons) in Language Science and </w:t>
        </w:r>
      </w:ins>
      <w:ins w:id="103" w:author="Guest User" w:date="2026-06-22T01:47:00Z" w16du:dateUtc="2026-06-22T01:47:45Z">
        <w:r w:rsidRPr="31756D72">
          <w:rPr>
            <w:rFonts w:ascii="Times New Roman" w:hAnsi="Times New Roman" w:cs="Times New Roman"/>
            <w:i/>
            <w:iCs/>
            <w:color w:val="555555"/>
            <w:sz w:val="19"/>
            <w:szCs w:val="19"/>
            <w:lang w:eastAsia="zh-HK" w:bidi="en-US"/>
          </w:rPr>
          <w:t>Analytics</w:t>
        </w:r>
      </w:ins>
      <w:ins w:id="104" w:author="Guest User" w:date="2026-06-18T16:32:00Z" w16du:dateUtc="2026-06-18T16:32:49Z">
        <w:r w:rsidRPr="31756D72">
          <w:rPr>
            <w:rFonts w:ascii="Times New Roman" w:hAnsi="Times New Roman" w:cs="Times New Roman"/>
            <w:i/>
            <w:iCs/>
            <w:color w:val="555555"/>
            <w:sz w:val="19"/>
            <w:szCs w:val="19"/>
            <w:lang w:eastAsia="zh-HK" w:bidi="en-US"/>
          </w:rPr>
          <w:t xml:space="preserve">  </w:t>
        </w:r>
      </w:ins>
      <w:r w:rsidRPr="31756D72">
        <w:rPr>
          <w:rFonts w:ascii="Times New Roman" w:hAnsi="Times New Roman" w:cs="Times New Roman"/>
          <w:i/>
          <w:iCs/>
          <w:color w:val="555555"/>
          <w:sz w:val="19"/>
          <w:szCs w:val="19"/>
          <w:lang w:eastAsia="zh-HK" w:bidi="en-US"/>
        </w:rPr>
        <w:t>and BSc (Hons) in Speech Therapy</w:t>
      </w:r>
      <w:ins w:id="105" w:author="Guest User" w:date="2026-06-22T01:58:00Z" w16du:dateUtc="2026-06-22T01:58:34Z">
        <w:r w:rsidRPr="31756D72">
          <w:rPr>
            <w:rFonts w:ascii="Times New Roman" w:hAnsi="Times New Roman" w:cs="Times New Roman"/>
            <w:i/>
            <w:iCs/>
            <w:color w:val="555555"/>
            <w:sz w:val="19"/>
            <w:szCs w:val="19"/>
            <w:lang w:eastAsia="zh-HK" w:bidi="en-US"/>
          </w:rPr>
          <w:t>, etc</w:t>
        </w:r>
      </w:ins>
      <w:r w:rsidRPr="31756D72">
        <w:rPr>
          <w:rFonts w:ascii="Times New Roman" w:hAnsi="Times New Roman" w:cs="Times New Roman"/>
          <w:i/>
          <w:iCs/>
          <w:color w:val="555555"/>
          <w:sz w:val="19"/>
          <w:szCs w:val="19"/>
          <w:lang w:eastAsia="zh-HK" w:bidi="en-US"/>
        </w:rPr>
        <w:t>.</w:t>
      </w:r>
    </w:p>
    <w:p w14:paraId="15042927" w14:textId="598F3A39" w:rsidR="40D82C9D" w:rsidRDefault="33F6325B">
      <w:pPr>
        <w:pStyle w:val="ListParagraph"/>
        <w:numPr>
          <w:ilvl w:val="0"/>
          <w:numId w:val="5"/>
        </w:numPr>
        <w:spacing w:after="40" w:line="293" w:lineRule="auto"/>
        <w:ind w:left="288"/>
        <w:rPr>
          <w:ins w:id="106" w:author="Guest User" w:date="2026-06-22T15:47:00Z" w16du:dateUtc="2026-06-22T15:47:34Z"/>
          <w:rFonts w:ascii="SimSun" w:eastAsia="SimSun" w:hAnsi="SimSun" w:cs="SimSun"/>
          <w:lang w:eastAsia="zh-HK"/>
          <w:rPrChange w:id="107" w:author="Guest User" w:date="2026-06-22T17:03:00Z">
            <w:rPr>
              <w:ins w:id="108" w:author="Guest User" w:date="2026-06-22T15:47:00Z" w16du:dateUtc="2026-06-22T15:47:34Z"/>
              <w:rFonts w:ascii="SimSun" w:eastAsia="SimSun" w:hAnsi="SimSun" w:cs="SimSun"/>
              <w:color w:val="EE0000"/>
              <w:lang w:eastAsia="zh-HK"/>
            </w:rPr>
          </w:rPrChange>
        </w:rPr>
        <w:pPrChange w:id="109" w:author="Guest User" w:date="2026-06-22T17:03:00Z">
          <w:pPr>
            <w:numPr>
              <w:numId w:val="19"/>
            </w:numPr>
            <w:spacing w:after="80" w:line="283" w:lineRule="auto"/>
            <w:ind w:left="792" w:hanging="360"/>
          </w:pPr>
        </w:pPrChange>
      </w:pPr>
      <w:commentRangeStart w:id="110"/>
      <w:ins w:id="111" w:author="Guest User" w:date="2026-06-17T03:38:00Z" w16du:dateUtc="2026-06-17T03:38:00Z">
        <w:r w:rsidRPr="33F6325B">
          <w:rPr>
            <w:rFonts w:ascii="SimSun" w:eastAsia="SimSun" w:hAnsi="SimSun" w:cs="SimSun"/>
            <w:lang w:eastAsia="zh-HK"/>
            <w:rPrChange w:id="112" w:author="Guest User" w:date="2026-06-22T17:03:00Z" w16du:dateUtc="2026-06-22T17:03:22Z">
              <w:rPr>
                <w:rFonts w:ascii="SimSun" w:eastAsia="SimSun" w:hAnsi="SimSun" w:cs="SimSun"/>
                <w:color w:val="EE0000"/>
                <w:lang w:eastAsia="zh-HK"/>
              </w:rPr>
            </w:rPrChange>
          </w:rPr>
          <w:t>比賽鼓勵參賽者進行跨學科組隊，但所有隊員均須來自上述</w:t>
        </w:r>
      </w:ins>
      <w:ins w:id="113" w:author="KWOK, raymond KF [CHC]" w:date="2026-06-17T14:15:00Z" w16du:dateUtc="2026-06-17T14:15:00Z">
        <w:r w:rsidRPr="33F6325B">
          <w:rPr>
            <w:rFonts w:ascii="SimSun" w:eastAsia="SimSun" w:hAnsi="SimSun" w:cs="SimSun"/>
            <w:lang w:eastAsia="zh-HK"/>
            <w:rPrChange w:id="114" w:author="Guest User" w:date="2026-06-22T15:44:00Z" w16du:dateUtc="2026-06-22T15:44:10Z">
              <w:rPr>
                <w:rFonts w:ascii="PMingLiU" w:eastAsia="PMingLiU" w:hAnsi="PMingLiU" w:cs="SimSun"/>
                <w:color w:val="EE0000"/>
                <w:lang w:eastAsia="zh-HK"/>
              </w:rPr>
            </w:rPrChange>
          </w:rPr>
          <w:t>人</w:t>
        </w:r>
        <w:r w:rsidRPr="33F6325B">
          <w:rPr>
            <w:rFonts w:ascii="SimSun" w:eastAsia="SimSun" w:hAnsi="SimSun" w:cs="SimSun"/>
            <w:lang w:eastAsia="zh-HK"/>
            <w:rPrChange w:id="115" w:author="Guest User" w:date="2026-06-22T15:44:00Z" w16du:dateUtc="2026-06-22T15:44:10Z">
              <w:rPr>
                <w:rFonts w:ascii="PMingLiU" w:eastAsia="PMingLiU" w:hAnsi="PMingLiU" w:cs="SimSun"/>
                <w:color w:val="EE0000"/>
                <w:lang w:eastAsia="zh-HK"/>
              </w:rPr>
            </w:rPrChange>
          </w:rPr>
          <w:t>文學院</w:t>
        </w:r>
      </w:ins>
      <w:ins w:id="116" w:author="Guest User" w:date="2026-06-17T03:38:00Z" w16du:dateUtc="2026-06-17T03:38:00Z">
        <w:r w:rsidRPr="33F6325B">
          <w:rPr>
            <w:rFonts w:ascii="SimSun" w:eastAsia="SimSun" w:hAnsi="SimSun" w:cs="SimSun"/>
            <w:lang w:eastAsia="zh-HK"/>
            <w:rPrChange w:id="117" w:author="Guest User" w:date="2026-06-22T15:44:00Z" w16du:dateUtc="2026-06-22T15:44:10Z">
              <w:rPr>
                <w:rFonts w:ascii="SimSun" w:eastAsia="SimSun" w:hAnsi="SimSun" w:cs="SimSun"/>
                <w:color w:val="EE0000"/>
                <w:lang w:eastAsia="zh-HK"/>
              </w:rPr>
            </w:rPrChange>
          </w:rPr>
          <w:t>合資格課程。</w:t>
        </w:r>
      </w:ins>
    </w:p>
    <w:p w14:paraId="16A861D5" w14:textId="730484BB" w:rsidR="40D82C9D" w:rsidRDefault="31756D72">
      <w:pPr>
        <w:spacing w:after="80" w:line="283" w:lineRule="auto"/>
        <w:ind w:left="792"/>
        <w:rPr>
          <w:rFonts w:ascii="Times New Roman" w:eastAsia="Times New Roman" w:hAnsi="Times New Roman" w:cs="Times New Roman"/>
          <w:i/>
          <w:iCs/>
          <w:color w:val="595959" w:themeColor="text1" w:themeTint="A6"/>
          <w:sz w:val="19"/>
          <w:szCs w:val="19"/>
          <w:rPrChange w:id="118" w:author="Guest User" w:date="2026-06-23T05:10:00Z">
            <w:rPr>
              <w:rFonts w:ascii="Times New Roman" w:eastAsia="Times New Roman" w:hAnsi="Times New Roman" w:cs="Times New Roman"/>
              <w:i/>
              <w:iCs/>
              <w:color w:val="EE0000"/>
              <w:sz w:val="19"/>
              <w:szCs w:val="19"/>
            </w:rPr>
          </w:rPrChange>
        </w:rPr>
        <w:pPrChange w:id="119" w:author="Guest User" w:date="2026-06-22T17:04:00Z">
          <w:pPr>
            <w:numPr>
              <w:numId w:val="19"/>
            </w:numPr>
            <w:spacing w:after="40" w:line="293" w:lineRule="auto"/>
            <w:ind w:left="792"/>
          </w:pPr>
        </w:pPrChange>
      </w:pPr>
      <w:ins w:id="120" w:author="Guest User" w:date="2026-06-17T03:38:00Z" w16du:dateUtc="2026-06-17T03:38:00Z">
        <w:r w:rsidRPr="31756D72">
          <w:rPr>
            <w:rFonts w:ascii="Times New Roman" w:eastAsia="Times New Roman" w:hAnsi="Times New Roman" w:cs="Times New Roman"/>
            <w:i/>
            <w:iCs/>
            <w:color w:val="595959" w:themeColor="text1" w:themeTint="A6"/>
            <w:sz w:val="19"/>
            <w:szCs w:val="19"/>
            <w:rPrChange w:id="121" w:author="Guest User" w:date="2026-06-23T05:10:00Z" w16du:dateUtc="2026-06-23T05:10:02Z">
              <w:rPr>
                <w:rFonts w:ascii="Times New Roman" w:eastAsia="Times New Roman" w:hAnsi="Times New Roman" w:cs="Times New Roman"/>
                <w:i/>
                <w:iCs/>
                <w:color w:val="EE0000"/>
                <w:sz w:val="19"/>
                <w:szCs w:val="19"/>
              </w:rPr>
            </w:rPrChange>
          </w:rPr>
          <w:t xml:space="preserve">Interdisciplinary team formation among participants from the above </w:t>
        </w:r>
        <w:r w:rsidRPr="31756D72">
          <w:rPr>
            <w:rFonts w:ascii="Times New Roman" w:eastAsia="Times New Roman" w:hAnsi="Times New Roman" w:cs="Times New Roman"/>
            <w:i/>
            <w:iCs/>
            <w:color w:val="595959" w:themeColor="text1" w:themeTint="A6"/>
            <w:sz w:val="19"/>
            <w:szCs w:val="19"/>
            <w:rPrChange w:id="122" w:author="Guest User" w:date="2026-06-22T17:03:00Z" w16du:dateUtc="2026-06-22T17:03:25Z">
              <w:rPr>
                <w:rFonts w:ascii="Times New Roman" w:eastAsia="Times New Roman" w:hAnsi="Times New Roman" w:cs="Times New Roman"/>
                <w:i/>
                <w:iCs/>
                <w:color w:val="EE0000"/>
                <w:sz w:val="19"/>
                <w:szCs w:val="19"/>
              </w:rPr>
            </w:rPrChange>
          </w:rPr>
          <w:t>programmes is encouraged, but all team members must be enrolled in one of the eligible programmes</w:t>
        </w:r>
        <w:r w:rsidRPr="31756D72">
          <w:rPr>
            <w:rFonts w:ascii="Times New Roman" w:eastAsia="Times New Roman" w:hAnsi="Times New Roman" w:cs="Times New Roman"/>
            <w:i/>
            <w:iCs/>
            <w:color w:val="595959" w:themeColor="text1" w:themeTint="A6"/>
            <w:sz w:val="19"/>
            <w:szCs w:val="19"/>
            <w:rPrChange w:id="123" w:author="Guest User" w:date="2026-06-22T17:03:00Z" w16du:dateUtc="2026-06-22T17:03:25Z">
              <w:rPr>
                <w:rFonts w:ascii="Times New Roman" w:eastAsia="Times New Roman" w:hAnsi="Times New Roman" w:cs="Times New Roman"/>
                <w:i/>
                <w:iCs/>
                <w:color w:val="EE0000"/>
                <w:sz w:val="19"/>
                <w:szCs w:val="19"/>
              </w:rPr>
            </w:rPrChange>
          </w:rPr>
          <w:t xml:space="preserve"> listed above.</w:t>
        </w:r>
      </w:ins>
      <w:commentRangeEnd w:id="110"/>
      <w:r w:rsidR="40D82C9D">
        <w:rPr>
          <w:rStyle w:val="CommentReference"/>
          <w:rFonts w:ascii="Times New Roman" w:eastAsia="Times New Roman" w:hAnsi="Times New Roman" w:cs="Times New Roman"/>
          <w:i/>
          <w:iCs/>
          <w:color w:val="595959" w:themeColor="text1" w:themeTint="A6"/>
          <w:sz w:val="19"/>
          <w:szCs w:val="19"/>
          <w:rPrChange w:id="124" w:author="Guest User" w:date="2026-06-23T05:10:00Z">
            <w:rPr>
              <w:rStyle w:val="CommentReference"/>
              <w:rFonts w:ascii="Times New Roman" w:eastAsia="Times New Roman" w:hAnsi="Times New Roman" w:cs="Times New Roman"/>
              <w:i/>
              <w:iCs/>
              <w:color w:val="EE0000"/>
              <w:sz w:val="19"/>
              <w:szCs w:val="19"/>
            </w:rPr>
          </w:rPrChange>
        </w:rPr>
        <w:commentReference w:id="110"/>
      </w:r>
    </w:p>
    <w:p w14:paraId="2A484BE2" w14:textId="0F98CF51" w:rsidR="007F76F1" w:rsidRPr="00AA1D05" w:rsidRDefault="586FF6A1" w:rsidP="40D82C9D">
      <w:pPr>
        <w:pStyle w:val="ListBullet"/>
        <w:spacing w:after="40" w:line="293" w:lineRule="auto"/>
        <w:ind w:left="288"/>
        <w:rPr>
          <w:rFonts w:ascii="SimSun" w:eastAsia="SimSun" w:hAnsi="SimSun" w:cs="SimSun"/>
          <w:lang w:val="zh-HK" w:eastAsia="zh-HK" w:bidi="en-US"/>
        </w:rPr>
      </w:pPr>
      <w:r w:rsidRPr="586FF6A1">
        <w:rPr>
          <w:rFonts w:ascii="Times New Roman" w:eastAsia="SimSun" w:hAnsi="Times New Roman" w:cs="Times New Roman"/>
          <w:lang w:val="zh-HK" w:eastAsia="zh-HK" w:bidi="en-US"/>
        </w:rPr>
        <w:t>可</w:t>
      </w:r>
      <w:r w:rsidRPr="586FF6A1">
        <w:rPr>
          <w:rFonts w:ascii="SimSun" w:eastAsia="SimSun" w:hAnsi="SimSun" w:cs="SimSun"/>
          <w:lang w:val="zh-HK" w:eastAsia="zh-HK" w:bidi="en-US"/>
        </w:rPr>
        <w:t>個人參賽，亦可</w:t>
      </w:r>
      <w:r w:rsidRPr="586FF6A1">
        <w:rPr>
          <w:rFonts w:ascii="Times New Roman" w:hAnsi="Times New Roman" w:cs="Times New Roman"/>
          <w:lang w:val="zh-HK" w:eastAsia="zh-HK" w:bidi="en-US"/>
        </w:rPr>
        <w:t xml:space="preserve"> 2 </w:t>
      </w:r>
      <w:r w:rsidRPr="586FF6A1">
        <w:rPr>
          <w:rFonts w:ascii="SimSun" w:eastAsia="SimSun" w:hAnsi="SimSun" w:cs="SimSun"/>
          <w:lang w:val="zh-HK" w:eastAsia="zh-HK" w:bidi="en-US"/>
        </w:rPr>
        <w:t>至</w:t>
      </w:r>
      <w:r w:rsidRPr="586FF6A1">
        <w:rPr>
          <w:rFonts w:ascii="Times New Roman" w:hAnsi="Times New Roman" w:cs="Times New Roman"/>
          <w:lang w:val="zh-HK" w:eastAsia="zh-HK" w:bidi="en-US"/>
        </w:rPr>
        <w:t xml:space="preserve"> 4 </w:t>
      </w:r>
      <w:r w:rsidRPr="586FF6A1">
        <w:rPr>
          <w:rFonts w:ascii="SimSun" w:eastAsia="SimSun" w:hAnsi="SimSun" w:cs="SimSun"/>
          <w:lang w:val="zh-HK" w:eastAsia="zh-HK" w:bidi="en-US"/>
        </w:rPr>
        <w:t>人組隊；每隊最多</w:t>
      </w:r>
      <w:r w:rsidRPr="586FF6A1">
        <w:rPr>
          <w:rFonts w:ascii="Times New Roman" w:hAnsi="Times New Roman" w:cs="Times New Roman"/>
          <w:lang w:val="zh-HK" w:eastAsia="zh-HK" w:bidi="en-US"/>
        </w:rPr>
        <w:t xml:space="preserve"> 4 </w:t>
      </w:r>
      <w:r w:rsidRPr="586FF6A1">
        <w:rPr>
          <w:rFonts w:ascii="SimSun" w:eastAsia="SimSun" w:hAnsi="SimSun" w:cs="SimSun"/>
          <w:lang w:val="zh-HK" w:eastAsia="zh-HK" w:bidi="en-US"/>
        </w:rPr>
        <w:t>人。</w:t>
      </w:r>
    </w:p>
    <w:p w14:paraId="3293EA5B" w14:textId="2DBA698E" w:rsidR="007F76F1" w:rsidRPr="00AA1D05" w:rsidRDefault="33F6325B" w:rsidP="33F6325B">
      <w:pPr>
        <w:spacing w:after="80" w:line="283" w:lineRule="auto"/>
        <w:ind w:left="792"/>
        <w:rPr>
          <w:rFonts w:ascii="Times New Roman" w:hAnsi="Times New Roman" w:cs="Times New Roman"/>
          <w:i/>
          <w:iCs/>
          <w:color w:val="555555"/>
          <w:sz w:val="19"/>
          <w:szCs w:val="19"/>
          <w:lang w:eastAsia="zh-HK" w:bidi="en-US"/>
        </w:rPr>
      </w:pPr>
      <w:r w:rsidRPr="33F6325B">
        <w:rPr>
          <w:rFonts w:ascii="Times New Roman" w:hAnsi="Times New Roman" w:cs="Times New Roman"/>
          <w:i/>
          <w:iCs/>
          <w:color w:val="555555"/>
          <w:sz w:val="19"/>
          <w:szCs w:val="19"/>
          <w:lang w:eastAsia="zh-HK" w:bidi="en-US"/>
        </w:rPr>
        <w:t>Entries may be submitted individually or in teams of 2 to 4; each team may have no more than 4 members.</w:t>
      </w:r>
    </w:p>
    <w:p w14:paraId="6F9262F2" w14:textId="7731F1C6" w:rsidR="007F76F1" w:rsidRPr="00AA1D05" w:rsidRDefault="00245A90" w:rsidP="40D82C9D">
      <w:pPr>
        <w:pStyle w:val="ListBullet"/>
        <w:spacing w:after="40" w:line="293" w:lineRule="auto"/>
        <w:ind w:left="288"/>
        <w:rPr>
          <w:del w:id="125" w:author="Guest User" w:date="2026-06-17T06:21:00Z" w16du:dateUtc="2026-06-17T06:21:11Z"/>
          <w:rFonts w:ascii="SimSun" w:eastAsia="SimSun" w:hAnsi="SimSun" w:cs="SimSun"/>
          <w:lang w:val="zh-HK" w:eastAsia="zh-HK" w:bidi="en-US"/>
        </w:rPr>
      </w:pPr>
      <w:del w:id="126" w:author="Guest User" w:date="2026-06-17T06:21:00Z" w16du:dateUtc="2026-06-17T06:21:11Z">
        <w:r w:rsidRPr="586FF6A1" w:rsidDel="586FF6A1">
          <w:rPr>
            <w:rFonts w:ascii="SimSun" w:eastAsia="SimSun" w:hAnsi="SimSun" w:cs="SimSun"/>
            <w:lang w:val="zh-HK" w:eastAsia="zh-HK" w:bidi="en-US"/>
          </w:rPr>
          <w:delText>鼓勵跨學科組隊；若成員來自不同課程，須於報名時說明各成員的負責範疇。</w:delText>
        </w:r>
      </w:del>
    </w:p>
    <w:p w14:paraId="5DEADF77" w14:textId="06E0F57C" w:rsidR="007F76F1" w:rsidRPr="00AA1D05" w:rsidRDefault="00245A90">
      <w:pPr>
        <w:spacing w:after="80" w:line="283" w:lineRule="auto"/>
        <w:ind w:left="792"/>
        <w:rPr>
          <w:del w:id="127" w:author="Guest User" w:date="2026-06-17T06:21:00Z" w16du:dateUtc="2026-06-17T06:21:11Z"/>
          <w:rFonts w:ascii="Times New Roman" w:hAnsi="Times New Roman" w:cs="Times New Roman"/>
        </w:rPr>
      </w:pPr>
      <w:del w:id="128" w:author="Guest User" w:date="2026-06-17T06:21:00Z" w16du:dateUtc="2026-06-17T06:21:11Z">
        <w:r w:rsidRPr="586FF6A1" w:rsidDel="586FF6A1">
          <w:rPr>
            <w:rFonts w:ascii="Times New Roman" w:hAnsi="Times New Roman" w:cs="Times New Roman"/>
            <w:i/>
            <w:iCs/>
            <w:color w:val="555555"/>
            <w:sz w:val="19"/>
            <w:szCs w:val="19"/>
            <w:lang w:val="zh-HK" w:eastAsia="zh-HK" w:bidi="en-US"/>
          </w:rPr>
          <w:delText>Interdisciplinary teams are encouraged; where members come from different programmes, the role of each member should be stated at registration.</w:delText>
        </w:r>
      </w:del>
    </w:p>
    <w:p w14:paraId="168BB452" w14:textId="51C0E80E"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每名學生只可作為一隊之正式成員參賽；每隊只可提交一份作品。</w:t>
      </w:r>
    </w:p>
    <w:p w14:paraId="153EA8BB" w14:textId="519C0A74" w:rsidR="007F76F1" w:rsidRPr="00AA1D05" w:rsidRDefault="586FF6A1" w:rsidP="586FF6A1">
      <w:pPr>
        <w:spacing w:after="80" w:line="283" w:lineRule="auto"/>
        <w:ind w:left="792"/>
      </w:pPr>
      <w:r w:rsidRPr="586FF6A1">
        <w:rPr>
          <w:rFonts w:ascii="Times New Roman" w:hAnsi="Times New Roman" w:cs="Times New Roman"/>
          <w:i/>
          <w:iCs/>
          <w:color w:val="555555"/>
          <w:sz w:val="19"/>
          <w:szCs w:val="19"/>
          <w:lang w:eastAsia="zh-HK" w:bidi="en-US"/>
        </w:rPr>
        <w:t>Each student may join only one team as an official member, and each team may submit only one entry.</w:t>
      </w:r>
    </w:p>
    <w:p w14:paraId="4DA90FBA" w14:textId="28B50B69"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主辦單位保留核實學生身份及組隊資格之權利。</w:t>
      </w:r>
    </w:p>
    <w:p w14:paraId="4D727C8B" w14:textId="2F5E4921" w:rsidR="586FF6A1" w:rsidRDefault="586FF6A1" w:rsidP="586FF6A1">
      <w:pPr>
        <w:spacing w:after="80" w:line="283" w:lineRule="auto"/>
        <w:ind w:left="792"/>
      </w:pPr>
      <w:r w:rsidRPr="586FF6A1">
        <w:rPr>
          <w:rFonts w:ascii="Times New Roman" w:hAnsi="Times New Roman" w:cs="Times New Roman"/>
          <w:i/>
          <w:iCs/>
          <w:color w:val="555555"/>
          <w:sz w:val="19"/>
          <w:szCs w:val="19"/>
          <w:lang w:eastAsia="zh-HK" w:bidi="en-US"/>
        </w:rPr>
        <w:t>The Organising Committee reserves the right to verify student status and team eligibility.</w:t>
      </w:r>
    </w:p>
    <w:p w14:paraId="7F1F2A76" w14:textId="77777777" w:rsidR="007F76F1" w:rsidRPr="00AA1D05" w:rsidRDefault="00245A90">
      <w:pPr>
        <w:spacing w:before="240" w:after="80" w:line="264" w:lineRule="auto"/>
        <w:rPr>
          <w:del w:id="129" w:author="Guest User" w:date="2026-06-22T05:59:00Z" w16du:dateUtc="2026-06-22T05:59:11Z"/>
          <w:rFonts w:ascii="Times New Roman" w:hAnsi="Times New Roman" w:cs="Times New Roman"/>
        </w:rPr>
      </w:pPr>
      <w:commentRangeStart w:id="130"/>
      <w:del w:id="131" w:author="Guest User" w:date="2026-06-22T05:59:00Z" w16du:dateUtc="2026-06-22T05:59:11Z">
        <w:r w:rsidRPr="02850F58" w:rsidDel="02850F58">
          <w:rPr>
            <w:rFonts w:ascii="SimSun" w:eastAsia="SimSun" w:hAnsi="SimSun" w:cs="SimSun"/>
            <w:b/>
            <w:bCs/>
            <w:color w:val="8A1C1C"/>
            <w:sz w:val="28"/>
            <w:szCs w:val="28"/>
            <w:lang w:val="zh-HK" w:eastAsia="zh-HK" w:bidi="en-US"/>
          </w:rPr>
          <w:delText>四、參賽組別</w:delText>
        </w:r>
        <w:r w:rsidRPr="02850F58" w:rsidDel="02850F58">
          <w:rPr>
            <w:rFonts w:ascii="Times New Roman" w:hAnsi="Times New Roman" w:cs="Times New Roman"/>
            <w:b/>
            <w:bCs/>
            <w:color w:val="8A1C1C"/>
            <w:sz w:val="28"/>
            <w:szCs w:val="28"/>
            <w:lang w:val="zh-HK" w:eastAsia="zh-HK" w:bidi="en-US"/>
          </w:rPr>
          <w:delText xml:space="preserve"> / 4. Competition Streams</w:delText>
        </w:r>
      </w:del>
    </w:p>
    <w:p w14:paraId="69ACDEDC" w14:textId="0FD8AEC3" w:rsidR="007F76F1" w:rsidRPr="00AA1D05" w:rsidRDefault="00245A90">
      <w:pPr>
        <w:spacing w:after="40" w:line="300" w:lineRule="auto"/>
        <w:rPr>
          <w:del w:id="132" w:author="Guest User" w:date="2026-06-22T05:59:00Z" w16du:dateUtc="2026-06-22T05:59:11Z"/>
          <w:rFonts w:ascii="Times New Roman" w:hAnsi="Times New Roman" w:cs="Times New Roman"/>
          <w:lang w:eastAsia="zh-TW"/>
        </w:rPr>
      </w:pPr>
      <w:del w:id="133" w:author="Guest User" w:date="2026-06-22T05:59:00Z" w16du:dateUtc="2026-06-22T05:59:11Z">
        <w:r w:rsidRPr="02850F58" w:rsidDel="02850F58">
          <w:rPr>
            <w:rFonts w:ascii="SimSun" w:eastAsia="SimSun" w:hAnsi="SimSun" w:cs="SimSun"/>
            <w:color w:val="222222"/>
            <w:lang w:val="zh-HK" w:eastAsia="zh-HK" w:bidi="en-US"/>
          </w:rPr>
          <w:delText>本比賽採用三組別設計</w:delText>
        </w:r>
        <w:r w:rsidRPr="02850F58" w:rsidDel="02850F58">
          <w:rPr>
            <w:rFonts w:ascii="PMingLiU" w:eastAsia="PMingLiU" w:hAnsi="PMingLiU" w:cs="SimSun"/>
            <w:color w:val="222222"/>
            <w:lang w:val="zh-HK" w:eastAsia="zh-HK" w:bidi="en-US"/>
          </w:rPr>
          <w:delText>（</w:delText>
        </w:r>
        <w:r w:rsidRPr="02850F58" w:rsidDel="02850F58">
          <w:rPr>
            <w:rFonts w:ascii="SimSun" w:eastAsia="SimSun" w:hAnsi="SimSun" w:cs="SimSun"/>
            <w:color w:val="222222"/>
            <w:lang w:val="zh-HK" w:eastAsia="zh-HK" w:bidi="en-US"/>
          </w:rPr>
          <w:delText>三個核心方向</w:delText>
        </w:r>
        <w:r w:rsidRPr="02850F58" w:rsidDel="02850F58">
          <w:rPr>
            <w:rFonts w:ascii="PMingLiU" w:eastAsia="PMingLiU" w:hAnsi="PMingLiU" w:cs="SimSun"/>
            <w:color w:val="222222"/>
            <w:lang w:val="zh-HK" w:eastAsia="zh-HK" w:bidi="en-US"/>
          </w:rPr>
          <w:delText>）</w:delText>
        </w:r>
        <w:r w:rsidRPr="02850F58" w:rsidDel="02850F58">
          <w:rPr>
            <w:rFonts w:ascii="SimSun" w:eastAsia="SimSun" w:hAnsi="SimSun" w:cs="SimSun"/>
            <w:color w:val="222222"/>
            <w:lang w:val="zh-HK" w:eastAsia="zh-HK" w:bidi="en-US"/>
          </w:rPr>
          <w:delText>：善用現成</w:delText>
        </w:r>
        <w:r w:rsidRPr="02850F58" w:rsidDel="02850F58">
          <w:rPr>
            <w:rFonts w:ascii="Times New Roman" w:hAnsi="Times New Roman" w:cs="Times New Roman"/>
            <w:color w:val="222222"/>
            <w:lang w:val="zh-HK" w:eastAsia="zh-HK" w:bidi="en-US"/>
          </w:rPr>
          <w:delText xml:space="preserve"> GenAI </w:delText>
        </w:r>
        <w:r w:rsidRPr="02850F58" w:rsidDel="02850F58">
          <w:rPr>
            <w:rFonts w:ascii="SimSun" w:eastAsia="SimSun" w:hAnsi="SimSun" w:cs="SimSun"/>
            <w:color w:val="222222"/>
            <w:lang w:val="zh-HK" w:eastAsia="zh-HK" w:bidi="en-US"/>
          </w:rPr>
          <w:delText>工具、發展客製化</w:delText>
        </w:r>
        <w:r w:rsidRPr="02850F58" w:rsidDel="02850F58">
          <w:rPr>
            <w:rFonts w:ascii="Times New Roman" w:hAnsi="Times New Roman" w:cs="Times New Roman"/>
            <w:color w:val="222222"/>
            <w:lang w:val="zh-HK" w:eastAsia="zh-HK" w:bidi="en-US"/>
          </w:rPr>
          <w:delText xml:space="preserve"> AI agent</w:delText>
        </w:r>
        <w:r w:rsidRPr="02850F58" w:rsidDel="02850F58">
          <w:rPr>
            <w:rFonts w:ascii="SimSun" w:eastAsia="SimSun" w:hAnsi="SimSun" w:cs="SimSun"/>
            <w:color w:val="222222"/>
            <w:lang w:val="zh-HK" w:eastAsia="zh-HK" w:bidi="en-US"/>
          </w:rPr>
          <w:delText>，以及延伸至空間化／沉浸式／多模態</w:delText>
        </w:r>
        <w:r w:rsidRPr="02850F58" w:rsidDel="02850F58">
          <w:rPr>
            <w:rFonts w:ascii="Times New Roman" w:hAnsi="Times New Roman" w:cs="Times New Roman"/>
            <w:color w:val="222222"/>
            <w:lang w:val="zh-HK" w:eastAsia="zh-HK" w:bidi="en-US"/>
          </w:rPr>
          <w:delText xml:space="preserve"> AI </w:delText>
        </w:r>
        <w:r w:rsidRPr="02850F58" w:rsidDel="02850F58">
          <w:rPr>
            <w:rFonts w:ascii="SimSun" w:eastAsia="SimSun" w:hAnsi="SimSun" w:cs="SimSun"/>
            <w:color w:val="222222"/>
            <w:lang w:val="zh-HK" w:eastAsia="zh-HK" w:bidi="en-US"/>
          </w:rPr>
          <w:delText>學習應用。</w:delText>
        </w:r>
      </w:del>
    </w:p>
    <w:p w14:paraId="27EE90A4" w14:textId="237B1C53" w:rsidR="007F76F1" w:rsidRPr="00AA1D05" w:rsidRDefault="00245A90">
      <w:pPr>
        <w:spacing w:after="120" w:line="288" w:lineRule="auto"/>
        <w:rPr>
          <w:del w:id="134" w:author="Guest User" w:date="2026-06-22T05:59:00Z" w16du:dateUtc="2026-06-22T05:59:11Z"/>
          <w:rFonts w:ascii="Times New Roman" w:hAnsi="Times New Roman" w:cs="Times New Roman"/>
        </w:rPr>
      </w:pPr>
      <w:del w:id="135" w:author="Guest User" w:date="2026-06-22T05:59:00Z" w16du:dateUtc="2026-06-22T05:59:11Z">
        <w:r w:rsidRPr="02850F58" w:rsidDel="02850F58">
          <w:rPr>
            <w:rFonts w:ascii="Times New Roman" w:hAnsi="Times New Roman" w:cs="Times New Roman"/>
            <w:i/>
            <w:iCs/>
            <w:color w:val="555555"/>
            <w:sz w:val="19"/>
            <w:szCs w:val="19"/>
            <w:lang w:val="zh-HK" w:eastAsia="zh-HK" w:bidi="en-US"/>
          </w:rPr>
          <w:delText>The competition adopts a three-stream structure: using existing GenAI tools effectively, developing tailored AI agents, and extending AI into spatial, immersive and multimodal learning applications.</w:delText>
        </w:r>
      </w:del>
    </w:p>
    <w:p w14:paraId="062F9A94" w14:textId="77777777" w:rsidR="007F76F1" w:rsidRPr="00AA1D05" w:rsidRDefault="40D82C9D">
      <w:pPr>
        <w:spacing w:after="40" w:line="300" w:lineRule="auto"/>
        <w:rPr>
          <w:del w:id="136" w:author="Guest User" w:date="2026-06-22T05:59:00Z" w16du:dateUtc="2026-06-22T05:59:11Z"/>
          <w:rFonts w:ascii="Times New Roman" w:hAnsi="Times New Roman" w:cs="Times New Roman"/>
          <w:lang w:eastAsia="zh-TW"/>
        </w:rPr>
      </w:pPr>
      <w:del w:id="137" w:author="Guest User" w:date="2026-06-22T05:59:00Z" w16du:dateUtc="2026-06-22T05:59:11Z">
        <w:r w:rsidRPr="02850F58" w:rsidDel="02850F58">
          <w:rPr>
            <w:rFonts w:ascii="SimSun" w:eastAsia="SimSun" w:hAnsi="SimSun" w:cs="SimSun"/>
            <w:color w:val="222222"/>
            <w:lang w:val="zh-HK" w:eastAsia="zh-HK" w:bidi="en-US"/>
          </w:rPr>
          <w:delText>主辦單位將按作品實際內容及提交時所選組別進行評審。若作品橫跨兩組別，參賽者須在作品簡介中說明其主要評審定位。</w:delText>
        </w:r>
      </w:del>
    </w:p>
    <w:p w14:paraId="6B49DFAD" w14:textId="6104F591" w:rsidR="00BE07F0" w:rsidRDefault="40D82C9D" w:rsidP="02850F58">
      <w:pPr>
        <w:spacing w:after="120" w:line="288" w:lineRule="auto"/>
        <w:rPr>
          <w:rFonts w:ascii="Times New Roman" w:hAnsi="Times New Roman" w:cs="Times New Roman"/>
          <w:i/>
          <w:iCs/>
          <w:color w:val="555555"/>
          <w:sz w:val="19"/>
          <w:szCs w:val="19"/>
          <w:lang w:eastAsia="zh-HK" w:bidi="en-US"/>
        </w:rPr>
      </w:pPr>
      <w:del w:id="138" w:author="Guest User" w:date="2026-06-22T05:59:00Z" w16du:dateUtc="2026-06-22T05:59:11Z">
        <w:r w:rsidRPr="02850F58" w:rsidDel="02850F58">
          <w:rPr>
            <w:rFonts w:ascii="Times New Roman" w:hAnsi="Times New Roman" w:cs="Times New Roman"/>
            <w:i/>
            <w:iCs/>
            <w:color w:val="555555"/>
            <w:sz w:val="19"/>
            <w:szCs w:val="19"/>
            <w:lang w:eastAsia="zh-HK" w:bidi="en-US"/>
          </w:rPr>
          <w:delText>Entries will be assessed in accordance with the selected stream and the actual nature of the project. If a project spans two streams, participants should explain its principal evaluative positioning in the project abstract.</w:delText>
        </w:r>
      </w:del>
      <w:commentRangeEnd w:id="130"/>
      <w:r>
        <w:rPr>
          <w:rStyle w:val="CommentReference"/>
          <w:rFonts w:ascii="Times New Roman" w:hAnsi="Times New Roman" w:cs="Times New Roman"/>
          <w:i/>
          <w:iCs/>
          <w:color w:val="555555"/>
          <w:sz w:val="19"/>
          <w:szCs w:val="19"/>
          <w:lang w:eastAsia="zh-HK" w:bidi="en-US"/>
        </w:rPr>
        <w:commentReference w:id="130"/>
      </w:r>
    </w:p>
    <w:p w14:paraId="1CE821E6" w14:textId="77777777" w:rsidR="00BE07F0" w:rsidRDefault="00BE07F0">
      <w:pPr>
        <w:rPr>
          <w:rFonts w:ascii="Times New Roman" w:hAnsi="Times New Roman" w:cs="Times New Roman"/>
          <w:i/>
          <w:color w:val="555555"/>
          <w:sz w:val="19"/>
          <w:lang w:val="zh-HK" w:eastAsia="zh-HK" w:bidi="en-US"/>
        </w:rPr>
      </w:pPr>
      <w:r>
        <w:rPr>
          <w:rFonts w:ascii="Times New Roman" w:hAnsi="Times New Roman" w:cs="Times New Roman"/>
          <w:i/>
          <w:color w:val="555555"/>
          <w:sz w:val="19"/>
          <w:lang w:val="zh-HK" w:eastAsia="zh-HK" w:bidi="en-US"/>
        </w:rPr>
        <w:br w:type="page"/>
      </w:r>
    </w:p>
    <w:p w14:paraId="27BF79DC" w14:textId="77777777" w:rsidR="007F76F1" w:rsidRPr="00AA1D05" w:rsidRDefault="007F76F1">
      <w:pPr>
        <w:spacing w:after="120" w:line="288" w:lineRule="auto"/>
        <w:rPr>
          <w:rFonts w:ascii="Times New Roman" w:hAnsi="Times New Roman" w:cs="Times New Roman"/>
        </w:rPr>
      </w:pPr>
    </w:p>
    <w:tbl>
      <w:tblPr>
        <w:tblStyle w:val="TableGridLight"/>
        <w:tblW w:w="0" w:type="auto"/>
        <w:jc w:val="center"/>
        <w:tblLayout w:type="fixed"/>
        <w:tblLook w:val="04A0" w:firstRow="1" w:lastRow="0" w:firstColumn="1" w:lastColumn="0" w:noHBand="0" w:noVBand="1"/>
        <w:tblPrChange w:id="139" w:author="Guest User" w:date="2026-06-22T16:59:00Z">
          <w:tblPr>
            <w:tblStyle w:val="TableGrid"/>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ook w:val="04A0" w:firstRow="1" w:lastRow="0" w:firstColumn="1" w:lastColumn="0" w:noHBand="0" w:noVBand="1"/>
          </w:tblPr>
        </w:tblPrChange>
      </w:tblPr>
      <w:tblGrid>
        <w:gridCol w:w="1440"/>
        <w:gridCol w:w="3168"/>
        <w:gridCol w:w="5328"/>
        <w:tblGridChange w:id="140">
          <w:tblGrid>
            <w:gridCol w:w="3"/>
            <w:gridCol w:w="1437"/>
            <w:gridCol w:w="3"/>
            <w:gridCol w:w="3165"/>
            <w:gridCol w:w="3"/>
            <w:gridCol w:w="5325"/>
            <w:gridCol w:w="3"/>
          </w:tblGrid>
        </w:tblGridChange>
      </w:tblGrid>
      <w:tr w:rsidR="007F76F1" w:rsidRPr="00AA1D05" w14:paraId="0EA35D92" w14:textId="77777777" w:rsidTr="33F6325B">
        <w:trPr>
          <w:tblHeader/>
          <w:jc w:val="center"/>
          <w:trPrChange w:id="141" w:author="Guest User" w:date="2026-06-22T16:59:00Z">
            <w:trPr>
              <w:gridBefore w:val="1"/>
              <w:jc w:val="center"/>
            </w:trPr>
          </w:trPrChange>
        </w:trPr>
        <w:tc>
          <w:tcPr>
            <w:tcW w:w="1440" w:type="dxa"/>
            <w:tcMar>
              <w:top w:w="80" w:type="dxa"/>
              <w:left w:w="100" w:type="dxa"/>
              <w:bottom w:w="80" w:type="dxa"/>
              <w:right w:w="100" w:type="dxa"/>
            </w:tcMar>
            <w:vAlign w:val="center"/>
            <w:tcPrChange w:id="142" w:author="Guest User" w:date="2026-06-22T16:59:00Z">
              <w:tcPr>
                <w:tcW w:w="1440" w:type="dxa"/>
                <w:gridSpan w:val="2"/>
                <w:shd w:val="clear" w:color="auto" w:fill="8A1C1C"/>
                <w:tcMar>
                  <w:top w:w="80" w:type="dxa"/>
                  <w:left w:w="100" w:type="dxa"/>
                  <w:bottom w:w="80" w:type="dxa"/>
                  <w:right w:w="100" w:type="dxa"/>
                </w:tcMar>
                <w:vAlign w:val="center"/>
              </w:tcPr>
            </w:tcPrChange>
          </w:tcPr>
          <w:p w14:paraId="0C16EDBB"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組別</w:t>
            </w:r>
            <w:r w:rsidRPr="00AA1D05">
              <w:rPr>
                <w:rFonts w:ascii="Times New Roman" w:hAnsi="Times New Roman" w:cs="Times New Roman"/>
                <w:b/>
                <w:color w:val="FFFFFF"/>
                <w:sz w:val="19"/>
                <w:lang w:val="zh-HK" w:eastAsia="zh-HK" w:bidi="en-US"/>
              </w:rPr>
              <w:t xml:space="preserve"> / Stream</w:t>
            </w:r>
          </w:p>
        </w:tc>
        <w:tc>
          <w:tcPr>
            <w:tcW w:w="3168" w:type="dxa"/>
            <w:tcMar>
              <w:top w:w="80" w:type="dxa"/>
              <w:left w:w="100" w:type="dxa"/>
              <w:bottom w:w="80" w:type="dxa"/>
              <w:right w:w="100" w:type="dxa"/>
            </w:tcMar>
            <w:vAlign w:val="center"/>
            <w:tcPrChange w:id="143" w:author="Guest User" w:date="2026-06-22T16:59:00Z">
              <w:tcPr>
                <w:tcW w:w="3168" w:type="dxa"/>
                <w:gridSpan w:val="2"/>
                <w:shd w:val="clear" w:color="auto" w:fill="8A1C1C"/>
                <w:tcMar>
                  <w:top w:w="80" w:type="dxa"/>
                  <w:left w:w="100" w:type="dxa"/>
                  <w:bottom w:w="80" w:type="dxa"/>
                  <w:right w:w="100" w:type="dxa"/>
                </w:tcMar>
                <w:vAlign w:val="center"/>
              </w:tcPr>
            </w:tcPrChange>
          </w:tcPr>
          <w:p w14:paraId="66AAD867"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定位</w:t>
            </w:r>
            <w:r w:rsidRPr="00AA1D05">
              <w:rPr>
                <w:rFonts w:ascii="Times New Roman" w:hAnsi="Times New Roman" w:cs="Times New Roman"/>
                <w:b/>
                <w:color w:val="FFFFFF"/>
                <w:sz w:val="19"/>
                <w:lang w:val="zh-HK" w:eastAsia="zh-HK" w:bidi="en-US"/>
              </w:rPr>
              <w:t xml:space="preserve"> / Focus</w:t>
            </w:r>
          </w:p>
        </w:tc>
        <w:tc>
          <w:tcPr>
            <w:tcW w:w="5328" w:type="dxa"/>
            <w:tcMar>
              <w:top w:w="80" w:type="dxa"/>
              <w:left w:w="100" w:type="dxa"/>
              <w:bottom w:w="80" w:type="dxa"/>
              <w:right w:w="100" w:type="dxa"/>
            </w:tcMar>
            <w:vAlign w:val="center"/>
            <w:tcPrChange w:id="144" w:author="Guest User" w:date="2026-06-22T16:59:00Z">
              <w:tcPr>
                <w:tcW w:w="5328" w:type="dxa"/>
                <w:gridSpan w:val="2"/>
                <w:shd w:val="clear" w:color="auto" w:fill="8A1C1C"/>
                <w:tcMar>
                  <w:top w:w="80" w:type="dxa"/>
                  <w:left w:w="100" w:type="dxa"/>
                  <w:bottom w:w="80" w:type="dxa"/>
                  <w:right w:w="100" w:type="dxa"/>
                </w:tcMar>
                <w:vAlign w:val="center"/>
              </w:tcPr>
            </w:tcPrChange>
          </w:tcPr>
          <w:p w14:paraId="433CCD78"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適合作品示例</w:t>
            </w:r>
            <w:r w:rsidRPr="00AA1D05">
              <w:rPr>
                <w:rFonts w:ascii="Times New Roman" w:hAnsi="Times New Roman" w:cs="Times New Roman"/>
                <w:b/>
                <w:color w:val="FFFFFF"/>
                <w:sz w:val="19"/>
                <w:lang w:val="zh-HK" w:eastAsia="zh-HK" w:bidi="en-US"/>
              </w:rPr>
              <w:t xml:space="preserve"> / Typical Entry Examples</w:t>
            </w:r>
          </w:p>
        </w:tc>
      </w:tr>
      <w:tr w:rsidR="007F76F1" w:rsidRPr="00AA1D05" w14:paraId="707FF0DA" w14:textId="77777777" w:rsidTr="33F6325B">
        <w:trPr>
          <w:jc w:val="center"/>
          <w:trPrChange w:id="145" w:author="Guest User" w:date="2026-06-22T16:59:00Z">
            <w:trPr>
              <w:gridBefore w:val="1"/>
              <w:jc w:val="center"/>
            </w:trPr>
          </w:trPrChange>
        </w:trPr>
        <w:tc>
          <w:tcPr>
            <w:tcW w:w="1440" w:type="dxa"/>
            <w:tcMar>
              <w:top w:w="80" w:type="dxa"/>
              <w:left w:w="100" w:type="dxa"/>
              <w:bottom w:w="80" w:type="dxa"/>
              <w:right w:w="100" w:type="dxa"/>
            </w:tcMar>
            <w:vAlign w:val="center"/>
            <w:tcPrChange w:id="146" w:author="Guest User" w:date="2026-06-22T16:59:00Z">
              <w:tcPr>
                <w:tcW w:w="1440" w:type="dxa"/>
                <w:gridSpan w:val="2"/>
                <w:tcMar>
                  <w:top w:w="80" w:type="dxa"/>
                  <w:left w:w="100" w:type="dxa"/>
                  <w:bottom w:w="80" w:type="dxa"/>
                  <w:right w:w="100" w:type="dxa"/>
                </w:tcMar>
                <w:vAlign w:val="center"/>
              </w:tcPr>
            </w:tcPrChange>
          </w:tcPr>
          <w:p w14:paraId="2C496FE0" w14:textId="77777777" w:rsidR="007F76F1" w:rsidRPr="00AA1D05" w:rsidRDefault="00245A90">
            <w:pPr>
              <w:spacing w:line="276" w:lineRule="auto"/>
              <w:rPr>
                <w:rFonts w:ascii="Times New Roman" w:hAnsi="Times New Roman" w:cs="Times New Roman"/>
              </w:rPr>
            </w:pPr>
            <w:del w:id="147" w:author="Guest User" w:date="2026-06-22T05:59:00Z" w16du:dateUtc="2026-06-22T05:59:15Z">
              <w:r w:rsidRPr="02850F58" w:rsidDel="02850F58">
                <w:rPr>
                  <w:rFonts w:ascii="Times New Roman" w:hAnsi="Times New Roman" w:cs="Times New Roman"/>
                  <w:color w:val="222222"/>
                  <w:sz w:val="18"/>
                  <w:szCs w:val="18"/>
                  <w:lang w:val="zh-HK" w:eastAsia="zh-HK" w:bidi="en-US"/>
                </w:rPr>
                <w:delText xml:space="preserve">A </w:delText>
              </w:r>
              <w:r w:rsidRPr="02850F58" w:rsidDel="02850F58">
                <w:rPr>
                  <w:rFonts w:ascii="SimSun" w:eastAsia="SimSun" w:hAnsi="SimSun" w:cs="SimSun"/>
                  <w:color w:val="222222"/>
                  <w:sz w:val="18"/>
                  <w:szCs w:val="18"/>
                  <w:lang w:val="zh-HK" w:eastAsia="zh-HK" w:bidi="en-US"/>
                </w:rPr>
                <w:delText>組</w:delText>
              </w:r>
              <w:r w:rsidRPr="02850F58" w:rsidDel="02850F58">
                <w:rPr>
                  <w:rFonts w:ascii="Times New Roman" w:hAnsi="Times New Roman" w:cs="Times New Roman"/>
                  <w:color w:val="222222"/>
                  <w:sz w:val="18"/>
                  <w:szCs w:val="18"/>
                  <w:lang w:val="zh-HK" w:eastAsia="zh-HK" w:bidi="en-US"/>
                </w:rPr>
                <w:delText xml:space="preserve"> / Stream A</w:delText>
              </w:r>
            </w:del>
          </w:p>
        </w:tc>
        <w:tc>
          <w:tcPr>
            <w:tcW w:w="3168" w:type="dxa"/>
            <w:tcMar>
              <w:top w:w="80" w:type="dxa"/>
              <w:left w:w="100" w:type="dxa"/>
              <w:bottom w:w="80" w:type="dxa"/>
              <w:right w:w="100" w:type="dxa"/>
            </w:tcMar>
            <w:vAlign w:val="center"/>
            <w:tcPrChange w:id="148" w:author="Guest User" w:date="2026-06-22T16:59:00Z">
              <w:tcPr>
                <w:tcW w:w="3168" w:type="dxa"/>
                <w:gridSpan w:val="2"/>
                <w:tcMar>
                  <w:top w:w="80" w:type="dxa"/>
                  <w:left w:w="100" w:type="dxa"/>
                  <w:bottom w:w="80" w:type="dxa"/>
                  <w:right w:w="100" w:type="dxa"/>
                </w:tcMar>
                <w:vAlign w:val="center"/>
              </w:tcPr>
            </w:tcPrChange>
          </w:tcPr>
          <w:p w14:paraId="1855A2F1" w14:textId="77777777" w:rsidR="007F76F1" w:rsidRPr="00AA1D05" w:rsidRDefault="00245A90">
            <w:pPr>
              <w:spacing w:line="276" w:lineRule="auto"/>
              <w:rPr>
                <w:rFonts w:ascii="Times New Roman" w:hAnsi="Times New Roman" w:cs="Times New Roman"/>
              </w:rPr>
            </w:pPr>
            <w:del w:id="149" w:author="Guest User" w:date="2026-06-22T05:59:00Z" w16du:dateUtc="2026-06-22T05:59:15Z">
              <w:r w:rsidRPr="02850F58" w:rsidDel="02850F58">
                <w:rPr>
                  <w:rFonts w:ascii="SimSun" w:eastAsia="SimSun" w:hAnsi="SimSun" w:cs="SimSun"/>
                  <w:color w:val="222222"/>
                  <w:sz w:val="18"/>
                  <w:szCs w:val="18"/>
                  <w:lang w:val="zh-HK" w:eastAsia="zh-HK" w:bidi="en-US"/>
                </w:rPr>
                <w:delText>善用</w:delText>
              </w:r>
              <w:r w:rsidRPr="02850F58" w:rsidDel="02850F58">
                <w:rPr>
                  <w:rFonts w:ascii="Times New Roman" w:hAnsi="Times New Roman" w:cs="Times New Roman"/>
                  <w:color w:val="222222"/>
                  <w:sz w:val="18"/>
                  <w:szCs w:val="18"/>
                  <w:lang w:val="zh-HK" w:eastAsia="zh-HK" w:bidi="en-US"/>
                </w:rPr>
                <w:delText xml:space="preserve"> GenAI </w:delText>
              </w:r>
              <w:r w:rsidRPr="02850F58" w:rsidDel="02850F58">
                <w:rPr>
                  <w:rFonts w:ascii="SimSun" w:eastAsia="SimSun" w:hAnsi="SimSun" w:cs="SimSun"/>
                  <w:color w:val="222222"/>
                  <w:sz w:val="18"/>
                  <w:szCs w:val="18"/>
                  <w:lang w:val="zh-HK" w:eastAsia="zh-HK" w:bidi="en-US"/>
                </w:rPr>
                <w:delText>工具</w:delText>
              </w:r>
              <w:r>
                <w:br/>
              </w:r>
              <w:r w:rsidRPr="02850F58" w:rsidDel="02850F58">
                <w:rPr>
                  <w:rFonts w:ascii="Times New Roman" w:hAnsi="Times New Roman" w:cs="Times New Roman"/>
                  <w:color w:val="222222"/>
                  <w:sz w:val="18"/>
                  <w:szCs w:val="18"/>
                  <w:lang w:val="zh-HK" w:eastAsia="zh-HK" w:bidi="en-US"/>
                </w:rPr>
                <w:delText>Use of GenAI Tools</w:delText>
              </w:r>
            </w:del>
          </w:p>
        </w:tc>
        <w:tc>
          <w:tcPr>
            <w:tcW w:w="5328" w:type="dxa"/>
            <w:tcMar>
              <w:top w:w="80" w:type="dxa"/>
              <w:left w:w="100" w:type="dxa"/>
              <w:bottom w:w="80" w:type="dxa"/>
              <w:right w:w="100" w:type="dxa"/>
            </w:tcMar>
            <w:vAlign w:val="center"/>
            <w:tcPrChange w:id="150" w:author="Guest User" w:date="2026-06-22T16:59:00Z">
              <w:tcPr>
                <w:tcW w:w="5328" w:type="dxa"/>
                <w:gridSpan w:val="2"/>
                <w:tcMar>
                  <w:top w:w="80" w:type="dxa"/>
                  <w:left w:w="100" w:type="dxa"/>
                  <w:bottom w:w="80" w:type="dxa"/>
                  <w:right w:w="100" w:type="dxa"/>
                </w:tcMar>
                <w:vAlign w:val="center"/>
              </w:tcPr>
            </w:tcPrChange>
          </w:tcPr>
          <w:p w14:paraId="2858C4BB" w14:textId="77777777" w:rsidR="007F76F1" w:rsidRPr="00AA1D05" w:rsidRDefault="00245A90">
            <w:pPr>
              <w:spacing w:line="276" w:lineRule="auto"/>
              <w:rPr>
                <w:rFonts w:ascii="Times New Roman" w:hAnsi="Times New Roman" w:cs="Times New Roman"/>
              </w:rPr>
            </w:pPr>
            <w:del w:id="151" w:author="Guest User" w:date="2026-06-22T05:59:00Z" w16du:dateUtc="2026-06-22T05:59:15Z">
              <w:r w:rsidRPr="02850F58" w:rsidDel="02850F58">
                <w:rPr>
                  <w:rFonts w:ascii="SimSun" w:eastAsia="SimSun" w:hAnsi="SimSun" w:cs="SimSun"/>
                  <w:color w:val="222222"/>
                  <w:sz w:val="18"/>
                  <w:szCs w:val="18"/>
                  <w:lang w:val="zh-HK" w:eastAsia="zh-HK" w:bidi="en-US"/>
                </w:rPr>
                <w:delText>以現成</w:delText>
              </w:r>
              <w:r w:rsidRPr="02850F58" w:rsidDel="02850F58">
                <w:rPr>
                  <w:rFonts w:ascii="Times New Roman" w:hAnsi="Times New Roman" w:cs="Times New Roman"/>
                  <w:color w:val="222222"/>
                  <w:sz w:val="18"/>
                  <w:szCs w:val="18"/>
                  <w:lang w:val="zh-HK" w:eastAsia="zh-HK" w:bidi="en-US"/>
                </w:rPr>
                <w:delText xml:space="preserve"> AI </w:delText>
              </w:r>
              <w:r w:rsidRPr="02850F58" w:rsidDel="02850F58">
                <w:rPr>
                  <w:rFonts w:ascii="SimSun" w:eastAsia="SimSun" w:hAnsi="SimSun" w:cs="SimSun"/>
                  <w:color w:val="222222"/>
                  <w:sz w:val="18"/>
                  <w:szCs w:val="18"/>
                  <w:lang w:val="zh-HK" w:eastAsia="zh-HK" w:bidi="en-US"/>
                </w:rPr>
                <w:delText>工具設計經典文本導讀、翻譯比較、課堂活動、互動問答、教材框架或學習資源。</w:delText>
              </w:r>
              <w:r>
                <w:br/>
              </w:r>
              <w:r w:rsidRPr="02850F58" w:rsidDel="02850F58">
                <w:rPr>
                  <w:rFonts w:ascii="Times New Roman" w:hAnsi="Times New Roman" w:cs="Times New Roman"/>
                  <w:color w:val="222222"/>
                  <w:sz w:val="18"/>
                  <w:szCs w:val="18"/>
                  <w:lang w:val="zh-HK" w:eastAsia="zh-HK" w:bidi="en-US"/>
                </w:rPr>
                <w:delText>Use existing AI tools to create guided reading resources, comparative translation exercises, classroom activities, interactive Q&amp;A, instructional frameworks or learning resources for classics.</w:delText>
              </w:r>
            </w:del>
          </w:p>
        </w:tc>
      </w:tr>
      <w:tr w:rsidR="007F76F1" w:rsidRPr="00AA1D05" w14:paraId="5BD3F343" w14:textId="77777777" w:rsidTr="33F6325B">
        <w:trPr>
          <w:jc w:val="center"/>
          <w:trPrChange w:id="152" w:author="Guest User" w:date="2026-06-22T16:59:00Z">
            <w:trPr>
              <w:gridBefore w:val="1"/>
              <w:jc w:val="center"/>
            </w:trPr>
          </w:trPrChange>
        </w:trPr>
        <w:tc>
          <w:tcPr>
            <w:tcW w:w="1440" w:type="dxa"/>
            <w:tcMar>
              <w:top w:w="80" w:type="dxa"/>
              <w:left w:w="100" w:type="dxa"/>
              <w:bottom w:w="80" w:type="dxa"/>
              <w:right w:w="100" w:type="dxa"/>
            </w:tcMar>
            <w:vAlign w:val="center"/>
            <w:tcPrChange w:id="153" w:author="Guest User" w:date="2026-06-22T16:59:00Z">
              <w:tcPr>
                <w:tcW w:w="1440" w:type="dxa"/>
                <w:gridSpan w:val="2"/>
                <w:tcMar>
                  <w:top w:w="80" w:type="dxa"/>
                  <w:left w:w="100" w:type="dxa"/>
                  <w:bottom w:w="80" w:type="dxa"/>
                  <w:right w:w="100" w:type="dxa"/>
                </w:tcMar>
                <w:vAlign w:val="center"/>
              </w:tcPr>
            </w:tcPrChange>
          </w:tcPr>
          <w:p w14:paraId="7747E0DD" w14:textId="77777777" w:rsidR="007F76F1" w:rsidRPr="00AA1D05" w:rsidRDefault="00245A90">
            <w:pPr>
              <w:spacing w:line="276" w:lineRule="auto"/>
              <w:rPr>
                <w:rFonts w:ascii="Times New Roman" w:hAnsi="Times New Roman" w:cs="Times New Roman"/>
              </w:rPr>
            </w:pPr>
            <w:del w:id="154" w:author="Guest User" w:date="2026-06-22T05:59:00Z" w16du:dateUtc="2026-06-22T05:59:15Z">
              <w:r w:rsidRPr="02850F58" w:rsidDel="02850F58">
                <w:rPr>
                  <w:rFonts w:ascii="Times New Roman" w:hAnsi="Times New Roman" w:cs="Times New Roman"/>
                  <w:color w:val="222222"/>
                  <w:sz w:val="18"/>
                  <w:szCs w:val="18"/>
                  <w:lang w:val="zh-HK" w:eastAsia="zh-HK" w:bidi="en-US"/>
                </w:rPr>
                <w:delText xml:space="preserve">B </w:delText>
              </w:r>
              <w:r w:rsidRPr="02850F58" w:rsidDel="02850F58">
                <w:rPr>
                  <w:rFonts w:ascii="SimSun" w:eastAsia="SimSun" w:hAnsi="SimSun" w:cs="SimSun"/>
                  <w:color w:val="222222"/>
                  <w:sz w:val="18"/>
                  <w:szCs w:val="18"/>
                  <w:lang w:val="zh-HK" w:eastAsia="zh-HK" w:bidi="en-US"/>
                </w:rPr>
                <w:delText>組</w:delText>
              </w:r>
              <w:r w:rsidRPr="02850F58" w:rsidDel="02850F58">
                <w:rPr>
                  <w:rFonts w:ascii="Times New Roman" w:hAnsi="Times New Roman" w:cs="Times New Roman"/>
                  <w:color w:val="222222"/>
                  <w:sz w:val="18"/>
                  <w:szCs w:val="18"/>
                  <w:lang w:val="zh-HK" w:eastAsia="zh-HK" w:bidi="en-US"/>
                </w:rPr>
                <w:delText xml:space="preserve"> / Stream B</w:delText>
              </w:r>
            </w:del>
          </w:p>
        </w:tc>
        <w:tc>
          <w:tcPr>
            <w:tcW w:w="3168" w:type="dxa"/>
            <w:tcMar>
              <w:top w:w="80" w:type="dxa"/>
              <w:left w:w="100" w:type="dxa"/>
              <w:bottom w:w="80" w:type="dxa"/>
              <w:right w:w="100" w:type="dxa"/>
            </w:tcMar>
            <w:vAlign w:val="center"/>
            <w:tcPrChange w:id="155" w:author="Guest User" w:date="2026-06-22T16:59:00Z">
              <w:tcPr>
                <w:tcW w:w="3168" w:type="dxa"/>
                <w:gridSpan w:val="2"/>
                <w:tcMar>
                  <w:top w:w="80" w:type="dxa"/>
                  <w:left w:w="100" w:type="dxa"/>
                  <w:bottom w:w="80" w:type="dxa"/>
                  <w:right w:w="100" w:type="dxa"/>
                </w:tcMar>
                <w:vAlign w:val="center"/>
              </w:tcPr>
            </w:tcPrChange>
          </w:tcPr>
          <w:p w14:paraId="1B8A804A" w14:textId="2288EDEC" w:rsidR="007F76F1" w:rsidRPr="00AA1D05" w:rsidRDefault="00733574">
            <w:pPr>
              <w:spacing w:line="276" w:lineRule="auto"/>
              <w:rPr>
                <w:rFonts w:ascii="Times New Roman" w:hAnsi="Times New Roman" w:cs="Times New Roman"/>
              </w:rPr>
            </w:pPr>
            <w:del w:id="156" w:author="Guest User" w:date="2026-06-22T05:59:00Z" w16du:dateUtc="2026-06-22T05:59:15Z">
              <w:r w:rsidRPr="02850F58" w:rsidDel="02850F58">
                <w:rPr>
                  <w:rFonts w:ascii="SimSun" w:eastAsia="SimSun" w:hAnsi="SimSun" w:cs="SimSun"/>
                  <w:color w:val="222222"/>
                  <w:sz w:val="18"/>
                  <w:szCs w:val="18"/>
                  <w:lang w:val="zh-HK" w:eastAsia="zh-HK" w:bidi="en-US"/>
                </w:rPr>
                <w:delText>客製化</w:delText>
              </w:r>
              <w:r w:rsidRPr="02850F58" w:rsidDel="02850F58">
                <w:rPr>
                  <w:rFonts w:ascii="Times New Roman" w:hAnsi="Times New Roman" w:cs="Times New Roman"/>
                  <w:color w:val="222222"/>
                  <w:sz w:val="18"/>
                  <w:szCs w:val="18"/>
                  <w:lang w:val="zh-HK" w:eastAsia="zh-HK" w:bidi="en-US"/>
                </w:rPr>
                <w:delText xml:space="preserve"> AI </w:delText>
              </w:r>
              <w:r w:rsidRPr="02850F58" w:rsidDel="02850F58">
                <w:rPr>
                  <w:rFonts w:ascii="SimSun" w:eastAsia="SimSun" w:hAnsi="SimSun" w:cs="SimSun"/>
                  <w:color w:val="222222"/>
                  <w:sz w:val="18"/>
                  <w:szCs w:val="18"/>
                  <w:lang w:val="zh-HK" w:eastAsia="zh-HK" w:bidi="en-US"/>
                </w:rPr>
                <w:delText>工具、</w:delText>
              </w:r>
              <w:r w:rsidRPr="02850F58" w:rsidDel="02850F58">
                <w:rPr>
                  <w:rFonts w:ascii="Times New Roman" w:hAnsi="Times New Roman" w:cs="Times New Roman"/>
                  <w:color w:val="222222"/>
                  <w:sz w:val="18"/>
                  <w:szCs w:val="18"/>
                  <w:lang w:val="zh-HK" w:eastAsia="zh-HK" w:bidi="en-US"/>
                </w:rPr>
                <w:delText xml:space="preserve">AI Agent </w:delText>
              </w:r>
              <w:r w:rsidRPr="02850F58" w:rsidDel="02850F58">
                <w:rPr>
                  <w:rFonts w:ascii="SimSun" w:eastAsia="SimSun" w:hAnsi="SimSun" w:cs="SimSun"/>
                  <w:color w:val="222222"/>
                  <w:sz w:val="18"/>
                  <w:szCs w:val="18"/>
                  <w:lang w:val="zh-HK" w:eastAsia="zh-HK" w:bidi="en-US"/>
                </w:rPr>
                <w:delText>或</w:delText>
              </w:r>
              <w:r w:rsidRPr="02850F58" w:rsidDel="02850F58">
                <w:rPr>
                  <w:rFonts w:ascii="Times New Roman" w:hAnsi="Times New Roman" w:cs="Times New Roman"/>
                  <w:color w:val="222222"/>
                  <w:sz w:val="18"/>
                  <w:szCs w:val="18"/>
                  <w:lang w:val="zh-HK" w:eastAsia="zh-HK" w:bidi="en-US"/>
                </w:rPr>
                <w:delText xml:space="preserve"> AI Agent Workflow</w:delText>
              </w:r>
              <w:r>
                <w:br/>
              </w:r>
              <w:r w:rsidRPr="02850F58" w:rsidDel="02850F58">
                <w:rPr>
                  <w:rFonts w:ascii="Times New Roman" w:hAnsi="Times New Roman" w:cs="Times New Roman"/>
                  <w:color w:val="222222"/>
                  <w:sz w:val="18"/>
                  <w:szCs w:val="18"/>
                  <w:lang w:eastAsia="zh-HK" w:bidi="en-US"/>
                </w:rPr>
                <w:delText>Development of Tailored AI Tools, AI Agents, or AI Agent Workflows</w:delText>
              </w:r>
            </w:del>
          </w:p>
        </w:tc>
        <w:tc>
          <w:tcPr>
            <w:tcW w:w="5328" w:type="dxa"/>
            <w:tcMar>
              <w:top w:w="80" w:type="dxa"/>
              <w:left w:w="100" w:type="dxa"/>
              <w:bottom w:w="80" w:type="dxa"/>
              <w:right w:w="100" w:type="dxa"/>
            </w:tcMar>
            <w:vAlign w:val="center"/>
            <w:tcPrChange w:id="157" w:author="Guest User" w:date="2026-06-22T16:59:00Z">
              <w:tcPr>
                <w:tcW w:w="5328" w:type="dxa"/>
                <w:gridSpan w:val="2"/>
                <w:tcMar>
                  <w:top w:w="80" w:type="dxa"/>
                  <w:left w:w="100" w:type="dxa"/>
                  <w:bottom w:w="80" w:type="dxa"/>
                  <w:right w:w="100" w:type="dxa"/>
                </w:tcMar>
                <w:vAlign w:val="center"/>
              </w:tcPr>
            </w:tcPrChange>
          </w:tcPr>
          <w:p w14:paraId="75ACA8D9" w14:textId="77777777" w:rsidR="0037203D" w:rsidRDefault="00A85D97" w:rsidP="02850F58">
            <w:pPr>
              <w:spacing w:line="276" w:lineRule="auto"/>
              <w:rPr>
                <w:del w:id="158" w:author="Guest User" w:date="2026-06-22T05:59:00Z" w16du:dateUtc="2026-06-22T05:59:15Z"/>
                <w:rFonts w:ascii="SimSun" w:eastAsia="SimSun" w:hAnsi="SimSun" w:cs="SimSun"/>
                <w:color w:val="222222"/>
                <w:sz w:val="18"/>
                <w:szCs w:val="18"/>
                <w:lang w:eastAsia="zh-HK" w:bidi="en-US"/>
              </w:rPr>
            </w:pPr>
            <w:del w:id="159" w:author="Guest User" w:date="2026-06-22T05:59:00Z" w16du:dateUtc="2026-06-22T05:59:15Z">
              <w:r w:rsidRPr="02850F58" w:rsidDel="02850F58">
                <w:rPr>
                  <w:rFonts w:ascii="SimSun" w:eastAsia="SimSun" w:hAnsi="SimSun" w:cs="SimSun"/>
                  <w:color w:val="222222"/>
                  <w:sz w:val="18"/>
                  <w:szCs w:val="18"/>
                  <w:lang w:val="zh-HK" w:eastAsia="zh-HK" w:bidi="en-US"/>
                </w:rPr>
                <w:delText>建立</w:delText>
              </w:r>
              <w:r w:rsidRPr="02850F58" w:rsidDel="02850F58">
                <w:rPr>
                  <w:rFonts w:ascii="Times New Roman" w:hAnsi="Times New Roman" w:cs="Times New Roman"/>
                  <w:color w:val="222222"/>
                  <w:sz w:val="18"/>
                  <w:szCs w:val="18"/>
                  <w:lang w:val="zh-HK" w:eastAsia="zh-HK" w:bidi="en-US"/>
                </w:rPr>
                <w:delText xml:space="preserve"> AI tutor</w:delText>
              </w:r>
              <w:r w:rsidRPr="02850F58" w:rsidDel="02850F58">
                <w:rPr>
                  <w:rFonts w:ascii="SimSun" w:eastAsia="SimSun" w:hAnsi="SimSun" w:cs="SimSun"/>
                  <w:color w:val="222222"/>
                  <w:sz w:val="18"/>
                  <w:szCs w:val="18"/>
                  <w:lang w:val="zh-HK" w:eastAsia="zh-HK" w:bidi="en-US"/>
                </w:rPr>
                <w:delText>、文本分析工具、資料抽取工具、知識圖譜、資料集、檢索系統，或設計能把「史料提取</w:delText>
              </w:r>
              <w:r w:rsidRPr="02850F58" w:rsidDel="02850F58">
                <w:rPr>
                  <w:rFonts w:ascii="Times New Roman" w:hAnsi="Times New Roman" w:cs="Times New Roman"/>
                  <w:color w:val="222222"/>
                  <w:sz w:val="18"/>
                  <w:szCs w:val="18"/>
                  <w:lang w:val="zh-HK" w:eastAsia="zh-HK" w:bidi="en-US"/>
                </w:rPr>
                <w:delText xml:space="preserve"> -&gt; </w:delText>
              </w:r>
              <w:r w:rsidRPr="02850F58" w:rsidDel="02850F58">
                <w:rPr>
                  <w:rFonts w:ascii="SimSun" w:eastAsia="SimSun" w:hAnsi="SimSun" w:cs="SimSun"/>
                  <w:color w:val="222222"/>
                  <w:sz w:val="18"/>
                  <w:szCs w:val="18"/>
                  <w:lang w:val="zh-HK" w:eastAsia="zh-HK" w:bidi="en-US"/>
                </w:rPr>
                <w:delText>資料整理</w:delText>
              </w:r>
              <w:r w:rsidRPr="02850F58" w:rsidDel="02850F58">
                <w:rPr>
                  <w:rFonts w:ascii="Times New Roman" w:hAnsi="Times New Roman" w:cs="Times New Roman"/>
                  <w:color w:val="222222"/>
                  <w:sz w:val="18"/>
                  <w:szCs w:val="18"/>
                  <w:lang w:val="zh-HK" w:eastAsia="zh-HK" w:bidi="en-US"/>
                </w:rPr>
                <w:delText xml:space="preserve"> -&gt; </w:delText>
              </w:r>
              <w:r w:rsidRPr="02850F58" w:rsidDel="02850F58">
                <w:rPr>
                  <w:rFonts w:ascii="SimSun" w:eastAsia="SimSun" w:hAnsi="SimSun" w:cs="SimSun"/>
                  <w:color w:val="222222"/>
                  <w:sz w:val="18"/>
                  <w:szCs w:val="18"/>
                  <w:lang w:val="zh-HK" w:eastAsia="zh-HK" w:bidi="en-US"/>
                </w:rPr>
                <w:delText>關係分析</w:delText>
              </w:r>
              <w:r w:rsidRPr="02850F58" w:rsidDel="02850F58">
                <w:rPr>
                  <w:rFonts w:ascii="Times New Roman" w:hAnsi="Times New Roman" w:cs="Times New Roman"/>
                  <w:color w:val="222222"/>
                  <w:sz w:val="18"/>
                  <w:szCs w:val="18"/>
                  <w:lang w:val="zh-HK" w:eastAsia="zh-HK" w:bidi="en-US"/>
                </w:rPr>
                <w:delText xml:space="preserve"> -&gt; </w:delText>
              </w:r>
              <w:r w:rsidRPr="02850F58" w:rsidDel="02850F58">
                <w:rPr>
                  <w:rFonts w:ascii="SimSun" w:eastAsia="SimSun" w:hAnsi="SimSun" w:cs="SimSun"/>
                  <w:color w:val="222222"/>
                  <w:sz w:val="18"/>
                  <w:szCs w:val="18"/>
                  <w:lang w:val="zh-HK" w:eastAsia="zh-HK" w:bidi="en-US"/>
                </w:rPr>
                <w:delText>視覺化展示」串連起來的</w:delText>
              </w:r>
              <w:r w:rsidRPr="02850F58" w:rsidDel="02850F58">
                <w:rPr>
                  <w:rFonts w:ascii="Times New Roman" w:hAnsi="Times New Roman" w:cs="Times New Roman"/>
                  <w:color w:val="222222"/>
                  <w:sz w:val="18"/>
                  <w:szCs w:val="18"/>
                  <w:lang w:val="zh-HK" w:eastAsia="zh-HK" w:bidi="en-US"/>
                </w:rPr>
                <w:delText xml:space="preserve"> AI Agent workflow </w:delText>
              </w:r>
              <w:r w:rsidRPr="02850F58" w:rsidDel="02850F58">
                <w:rPr>
                  <w:rFonts w:ascii="SimSun" w:eastAsia="SimSun" w:hAnsi="SimSun" w:cs="SimSun"/>
                  <w:color w:val="222222"/>
                  <w:sz w:val="18"/>
                  <w:szCs w:val="18"/>
                  <w:lang w:val="zh-HK" w:eastAsia="zh-HK" w:bidi="en-US"/>
                </w:rPr>
                <w:delText>原型</w:delText>
              </w:r>
              <w:r w:rsidRPr="02850F58" w:rsidDel="02850F58">
                <w:rPr>
                  <w:rFonts w:ascii="SimSun" w:eastAsia="SimSun" w:hAnsi="SimSun" w:cs="SimSun"/>
                  <w:color w:val="222222"/>
                  <w:sz w:val="18"/>
                  <w:szCs w:val="18"/>
                  <w:lang w:eastAsia="zh-HK" w:bidi="en-US"/>
                </w:rPr>
                <w:delText>。</w:delText>
              </w:r>
            </w:del>
          </w:p>
          <w:p w14:paraId="2B68500E" w14:textId="1F5AB3B3" w:rsidR="007F76F1" w:rsidRPr="00AA1D05" w:rsidRDefault="0037203D">
            <w:pPr>
              <w:spacing w:line="276" w:lineRule="auto"/>
              <w:rPr>
                <w:rFonts w:ascii="Times New Roman" w:hAnsi="Times New Roman" w:cs="Times New Roman"/>
              </w:rPr>
            </w:pPr>
            <w:del w:id="160" w:author="Guest User" w:date="2026-06-22T05:59:00Z" w16du:dateUtc="2026-06-22T05:59:15Z">
              <w:r w:rsidRPr="02850F58" w:rsidDel="02850F58">
                <w:rPr>
                  <w:rFonts w:ascii="Times New Roman" w:hAnsi="Times New Roman" w:cs="Times New Roman"/>
                  <w:color w:val="222222"/>
                  <w:sz w:val="18"/>
                  <w:szCs w:val="18"/>
                  <w:lang w:eastAsia="zh-HK" w:bidi="en-US"/>
                </w:rPr>
                <w:delText>Build AI tutors, text-analysis tools, data-extraction tools, knowledge graphs, datasets, retrieval systems, or prototype AI agent workflows that connect stages such as “source extraction -&gt; data organisation -&gt; relationship analysis -&gt; visual presentation.”</w:delText>
              </w:r>
            </w:del>
          </w:p>
        </w:tc>
      </w:tr>
      <w:tr w:rsidR="007F76F1" w:rsidRPr="00AA1D05" w14:paraId="08683912" w14:textId="77777777" w:rsidTr="33F6325B">
        <w:trPr>
          <w:jc w:val="center"/>
          <w:trPrChange w:id="161" w:author="Guest User" w:date="2026-06-22T16:59:00Z">
            <w:trPr>
              <w:gridBefore w:val="1"/>
              <w:jc w:val="center"/>
            </w:trPr>
          </w:trPrChange>
        </w:trPr>
        <w:tc>
          <w:tcPr>
            <w:tcW w:w="1440" w:type="dxa"/>
            <w:tcMar>
              <w:top w:w="80" w:type="dxa"/>
              <w:left w:w="100" w:type="dxa"/>
              <w:bottom w:w="80" w:type="dxa"/>
              <w:right w:w="100" w:type="dxa"/>
            </w:tcMar>
            <w:vAlign w:val="center"/>
            <w:tcPrChange w:id="162" w:author="Guest User" w:date="2026-06-22T16:59:00Z">
              <w:tcPr>
                <w:tcW w:w="1440" w:type="dxa"/>
                <w:gridSpan w:val="2"/>
                <w:tcMar>
                  <w:top w:w="80" w:type="dxa"/>
                  <w:left w:w="100" w:type="dxa"/>
                  <w:bottom w:w="80" w:type="dxa"/>
                  <w:right w:w="100" w:type="dxa"/>
                </w:tcMar>
                <w:vAlign w:val="center"/>
              </w:tcPr>
            </w:tcPrChange>
          </w:tcPr>
          <w:p w14:paraId="6D284ACC" w14:textId="77777777" w:rsidR="007F76F1" w:rsidRPr="00AA1D05" w:rsidRDefault="00245A90">
            <w:pPr>
              <w:spacing w:line="276" w:lineRule="auto"/>
              <w:rPr>
                <w:rFonts w:ascii="Times New Roman" w:hAnsi="Times New Roman" w:cs="Times New Roman"/>
              </w:rPr>
            </w:pPr>
            <w:del w:id="163" w:author="Guest User" w:date="2026-06-22T05:59:00Z" w16du:dateUtc="2026-06-22T05:59:15Z">
              <w:r w:rsidRPr="02850F58" w:rsidDel="02850F58">
                <w:rPr>
                  <w:rFonts w:ascii="Times New Roman" w:hAnsi="Times New Roman" w:cs="Times New Roman"/>
                  <w:color w:val="222222"/>
                  <w:sz w:val="18"/>
                  <w:szCs w:val="18"/>
                  <w:lang w:val="zh-HK" w:eastAsia="zh-HK" w:bidi="en-US"/>
                </w:rPr>
                <w:delText xml:space="preserve">C </w:delText>
              </w:r>
              <w:r w:rsidRPr="02850F58" w:rsidDel="02850F58">
                <w:rPr>
                  <w:rFonts w:ascii="SimSun" w:eastAsia="SimSun" w:hAnsi="SimSun" w:cs="SimSun"/>
                  <w:color w:val="222222"/>
                  <w:sz w:val="18"/>
                  <w:szCs w:val="18"/>
                  <w:lang w:val="zh-HK" w:eastAsia="zh-HK" w:bidi="en-US"/>
                </w:rPr>
                <w:delText>組</w:delText>
              </w:r>
              <w:r w:rsidRPr="02850F58" w:rsidDel="02850F58">
                <w:rPr>
                  <w:rFonts w:ascii="Times New Roman" w:hAnsi="Times New Roman" w:cs="Times New Roman"/>
                  <w:color w:val="222222"/>
                  <w:sz w:val="18"/>
                  <w:szCs w:val="18"/>
                  <w:lang w:val="zh-HK" w:eastAsia="zh-HK" w:bidi="en-US"/>
                </w:rPr>
                <w:delText xml:space="preserve"> / Stream C</w:delText>
              </w:r>
            </w:del>
          </w:p>
        </w:tc>
        <w:tc>
          <w:tcPr>
            <w:tcW w:w="3168" w:type="dxa"/>
            <w:tcMar>
              <w:top w:w="80" w:type="dxa"/>
              <w:left w:w="100" w:type="dxa"/>
              <w:bottom w:w="80" w:type="dxa"/>
              <w:right w:w="100" w:type="dxa"/>
            </w:tcMar>
            <w:vAlign w:val="center"/>
            <w:tcPrChange w:id="164" w:author="Guest User" w:date="2026-06-22T16:59:00Z">
              <w:tcPr>
                <w:tcW w:w="3168" w:type="dxa"/>
                <w:gridSpan w:val="2"/>
                <w:tcMar>
                  <w:top w:w="80" w:type="dxa"/>
                  <w:left w:w="100" w:type="dxa"/>
                  <w:bottom w:w="80" w:type="dxa"/>
                  <w:right w:w="100" w:type="dxa"/>
                </w:tcMar>
                <w:vAlign w:val="center"/>
              </w:tcPr>
            </w:tcPrChange>
          </w:tcPr>
          <w:p w14:paraId="3DCA5ECF" w14:textId="77777777" w:rsidR="007F76F1" w:rsidRPr="00AA1D05" w:rsidRDefault="00245A90">
            <w:pPr>
              <w:spacing w:line="276" w:lineRule="auto"/>
              <w:rPr>
                <w:rFonts w:ascii="Times New Roman" w:hAnsi="Times New Roman" w:cs="Times New Roman"/>
              </w:rPr>
            </w:pPr>
            <w:del w:id="165" w:author="Guest User" w:date="2026-06-22T05:59:00Z" w16du:dateUtc="2026-06-22T05:59:15Z">
              <w:r w:rsidRPr="02850F58" w:rsidDel="02850F58">
                <w:rPr>
                  <w:rFonts w:ascii="SimSun" w:eastAsia="SimSun" w:hAnsi="SimSun" w:cs="SimSun"/>
                  <w:color w:val="222222"/>
                  <w:sz w:val="18"/>
                  <w:szCs w:val="18"/>
                  <w:lang w:val="zh-HK" w:eastAsia="zh-HK" w:bidi="en-US"/>
                </w:rPr>
                <w:delText>多模態／沉浸式</w:delText>
              </w:r>
              <w:r w:rsidRPr="02850F58" w:rsidDel="02850F58">
                <w:rPr>
                  <w:rFonts w:ascii="Times New Roman" w:hAnsi="Times New Roman" w:cs="Times New Roman"/>
                  <w:color w:val="222222"/>
                  <w:sz w:val="18"/>
                  <w:szCs w:val="18"/>
                  <w:lang w:val="zh-HK" w:eastAsia="zh-HK" w:bidi="en-US"/>
                </w:rPr>
                <w:delText xml:space="preserve"> AI &amp; Classics</w:delText>
              </w:r>
              <w:r>
                <w:br/>
              </w:r>
              <w:r w:rsidRPr="02850F58" w:rsidDel="02850F58">
                <w:rPr>
                  <w:rFonts w:ascii="Times New Roman" w:hAnsi="Times New Roman" w:cs="Times New Roman"/>
                  <w:color w:val="222222"/>
                  <w:sz w:val="18"/>
                  <w:szCs w:val="18"/>
                  <w:lang w:val="zh-HK" w:eastAsia="zh-HK" w:bidi="en-US"/>
                </w:rPr>
                <w:delText>Embodied, Spatial and Multimodal AI for Classics</w:delText>
              </w:r>
            </w:del>
          </w:p>
        </w:tc>
        <w:tc>
          <w:tcPr>
            <w:tcW w:w="5328" w:type="dxa"/>
            <w:tcMar>
              <w:top w:w="80" w:type="dxa"/>
              <w:left w:w="100" w:type="dxa"/>
              <w:bottom w:w="80" w:type="dxa"/>
              <w:right w:w="100" w:type="dxa"/>
            </w:tcMar>
            <w:vAlign w:val="center"/>
            <w:tcPrChange w:id="166" w:author="Guest User" w:date="2026-06-22T16:59:00Z">
              <w:tcPr>
                <w:tcW w:w="5328" w:type="dxa"/>
                <w:gridSpan w:val="2"/>
                <w:tcMar>
                  <w:top w:w="80" w:type="dxa"/>
                  <w:left w:w="100" w:type="dxa"/>
                  <w:bottom w:w="80" w:type="dxa"/>
                  <w:right w:w="100" w:type="dxa"/>
                </w:tcMar>
                <w:vAlign w:val="center"/>
              </w:tcPr>
            </w:tcPrChange>
          </w:tcPr>
          <w:p w14:paraId="17A3F7DB" w14:textId="77777777" w:rsidR="007F76F1" w:rsidRPr="00AA1D05" w:rsidRDefault="00245A90">
            <w:pPr>
              <w:spacing w:line="276" w:lineRule="auto"/>
              <w:rPr>
                <w:rFonts w:ascii="Times New Roman" w:hAnsi="Times New Roman" w:cs="Times New Roman"/>
              </w:rPr>
            </w:pPr>
            <w:del w:id="167" w:author="Guest User" w:date="2026-06-22T05:59:00Z" w16du:dateUtc="2026-06-22T05:59:15Z">
              <w:r w:rsidRPr="02850F58" w:rsidDel="02850F58">
                <w:rPr>
                  <w:rFonts w:ascii="SimSun" w:eastAsia="SimSun" w:hAnsi="SimSun" w:cs="SimSun"/>
                  <w:color w:val="222222"/>
                  <w:sz w:val="18"/>
                  <w:szCs w:val="18"/>
                  <w:lang w:val="zh-HK" w:eastAsia="zh-HK" w:bidi="en-US"/>
                </w:rPr>
                <w:delText>運用</w:delText>
              </w:r>
              <w:r w:rsidRPr="02850F58" w:rsidDel="02850F58">
                <w:rPr>
                  <w:rFonts w:ascii="Times New Roman" w:hAnsi="Times New Roman" w:cs="Times New Roman"/>
                  <w:color w:val="222222"/>
                  <w:sz w:val="18"/>
                  <w:szCs w:val="18"/>
                  <w:lang w:val="zh-HK" w:eastAsia="zh-HK" w:bidi="en-US"/>
                </w:rPr>
                <w:delText xml:space="preserve"> AR/VR</w:delText>
              </w:r>
              <w:r w:rsidRPr="02850F58" w:rsidDel="02850F58">
                <w:rPr>
                  <w:rFonts w:ascii="SimSun" w:eastAsia="SimSun" w:hAnsi="SimSun" w:cs="SimSun"/>
                  <w:color w:val="222222"/>
                  <w:sz w:val="18"/>
                  <w:szCs w:val="18"/>
                  <w:lang w:val="zh-HK" w:eastAsia="zh-HK" w:bidi="en-US"/>
                </w:rPr>
                <w:delText>、地圖、圖像辨識、多模態生成、數位展覽或空間敘事，重構經典學習與文化傳播體驗。</w:delText>
              </w:r>
              <w:r>
                <w:br/>
              </w:r>
              <w:r w:rsidRPr="02850F58" w:rsidDel="02850F58">
                <w:rPr>
                  <w:rFonts w:ascii="Times New Roman" w:hAnsi="Times New Roman" w:cs="Times New Roman"/>
                  <w:color w:val="222222"/>
                  <w:sz w:val="18"/>
                  <w:szCs w:val="18"/>
                  <w:lang w:val="zh-HK" w:eastAsia="zh-HK" w:bidi="en-US"/>
                </w:rPr>
                <w:delText>Use AR/VR, mapping, image recognition, multimodal generation, digital exhibitions or spatial storytelling to reimagine the learning and communication of classical cultures.</w:delText>
              </w:r>
            </w:del>
          </w:p>
        </w:tc>
      </w:tr>
    </w:tbl>
    <w:p w14:paraId="216216F9" w14:textId="593F5C72" w:rsidR="007F76F1" w:rsidRPr="00AA1D05" w:rsidRDefault="00245A90">
      <w:pPr>
        <w:spacing w:before="240" w:after="80" w:line="264" w:lineRule="auto"/>
        <w:rPr>
          <w:ins w:id="168" w:author="Guest User" w:date="2026-06-22T17:17:00Z" w16du:dateUtc="2026-06-22T17:17:23Z"/>
          <w:lang w:eastAsia="zh-HK"/>
        </w:rPr>
      </w:pPr>
      <w:del w:id="169" w:author="Guest User" w:date="2026-06-22T16:59:00Z" w16du:dateUtc="2026-06-22T16:59:42Z">
        <w:r w:rsidRPr="33F6325B" w:rsidDel="33F6325B">
          <w:rPr>
            <w:rFonts w:ascii="SimSun" w:eastAsia="SimSun" w:hAnsi="SimSun" w:cs="SimSun"/>
            <w:b/>
            <w:bCs/>
            <w:color w:val="8A1C1C"/>
            <w:sz w:val="28"/>
            <w:szCs w:val="28"/>
            <w:lang w:val="zh-HK" w:eastAsia="zh-HK" w:bidi="en-US"/>
          </w:rPr>
          <w:delText>五</w:delText>
        </w:r>
      </w:del>
      <w:ins w:id="170" w:author="Guest User" w:date="2026-06-22T16:59:00Z" w16du:dateUtc="2026-06-22T16:59:45Z">
        <w:r w:rsidR="33F6325B" w:rsidRPr="33F6325B">
          <w:rPr>
            <w:rFonts w:ascii="SimSun" w:eastAsia="SimSun" w:hAnsi="SimSun" w:cs="SimSun"/>
            <w:b/>
            <w:bCs/>
            <w:color w:val="8A1C1C"/>
            <w:sz w:val="28"/>
            <w:szCs w:val="28"/>
            <w:lang w:val="zh-HK" w:eastAsia="zh-HK" w:bidi="en-US"/>
          </w:rPr>
          <w:t>四</w:t>
        </w:r>
      </w:ins>
      <w:r w:rsidR="33F6325B" w:rsidRPr="33F6325B">
        <w:rPr>
          <w:rFonts w:ascii="SimSun" w:eastAsia="SimSun" w:hAnsi="SimSun" w:cs="SimSun"/>
          <w:b/>
          <w:bCs/>
          <w:color w:val="8A1C1C"/>
          <w:sz w:val="28"/>
          <w:szCs w:val="28"/>
          <w:lang w:val="zh-HK" w:eastAsia="zh-HK" w:bidi="en-US"/>
        </w:rPr>
        <w:t>、可接受的作品形式</w:t>
      </w:r>
      <w:r w:rsidR="33F6325B" w:rsidRPr="33F6325B">
        <w:rPr>
          <w:rFonts w:ascii="Times New Roman" w:hAnsi="Times New Roman" w:cs="Times New Roman"/>
          <w:b/>
          <w:bCs/>
          <w:color w:val="8A1C1C"/>
          <w:sz w:val="28"/>
          <w:szCs w:val="28"/>
          <w:lang w:val="zh-HK" w:eastAsia="zh-HK" w:bidi="en-US"/>
        </w:rPr>
        <w:t xml:space="preserve"> / </w:t>
      </w:r>
      <w:ins w:id="171" w:author="Guest User" w:date="2026-06-22T16:59:00Z" w16du:dateUtc="2026-06-22T16:59:47Z">
        <w:r w:rsidR="33F6325B" w:rsidRPr="33F6325B">
          <w:rPr>
            <w:rFonts w:ascii="Times New Roman" w:hAnsi="Times New Roman" w:cs="Times New Roman"/>
            <w:b/>
            <w:bCs/>
            <w:color w:val="8A1C1C"/>
            <w:sz w:val="28"/>
            <w:szCs w:val="28"/>
            <w:lang w:val="zh-HK" w:eastAsia="zh-HK" w:bidi="en-US"/>
          </w:rPr>
          <w:t>4</w:t>
        </w:r>
      </w:ins>
      <w:del w:id="172" w:author="Guest User" w:date="2026-06-22T16:59:00Z" w16du:dateUtc="2026-06-22T16:59:47Z">
        <w:r w:rsidRPr="33F6325B" w:rsidDel="33F6325B">
          <w:rPr>
            <w:rFonts w:ascii="Times New Roman" w:hAnsi="Times New Roman" w:cs="Times New Roman"/>
            <w:b/>
            <w:bCs/>
            <w:color w:val="8A1C1C"/>
            <w:sz w:val="28"/>
            <w:szCs w:val="28"/>
            <w:lang w:val="zh-HK" w:eastAsia="zh-HK" w:bidi="en-US"/>
          </w:rPr>
          <w:delText>5</w:delText>
        </w:r>
      </w:del>
      <w:r w:rsidR="33F6325B" w:rsidRPr="33F6325B">
        <w:rPr>
          <w:rFonts w:ascii="Times New Roman" w:hAnsi="Times New Roman" w:cs="Times New Roman"/>
          <w:b/>
          <w:bCs/>
          <w:color w:val="8A1C1C"/>
          <w:sz w:val="28"/>
          <w:szCs w:val="28"/>
          <w:lang w:val="zh-HK" w:eastAsia="zh-HK" w:bidi="en-US"/>
        </w:rPr>
        <w:t>. Accepted Forms of Submission</w:t>
      </w:r>
    </w:p>
    <w:p w14:paraId="153E446C" w14:textId="7F147349" w:rsidR="33F6325B" w:rsidRDefault="33F6325B" w:rsidP="33F6325B">
      <w:pPr>
        <w:spacing w:after="80" w:line="283" w:lineRule="auto"/>
        <w:rPr>
          <w:ins w:id="173" w:author="Guest User" w:date="2026-06-22T17:17:00Z" w16du:dateUtc="2026-06-22T17:17:23Z"/>
          <w:rFonts w:ascii="SimSun" w:eastAsia="SimSun" w:hAnsi="SimSun" w:cs="SimSun"/>
          <w:szCs w:val="21"/>
          <w:lang w:eastAsia="zh-HK"/>
        </w:rPr>
      </w:pPr>
      <w:ins w:id="174" w:author="Guest User" w:date="2026-06-22T17:17:00Z" w16du:dateUtc="2026-06-22T17:17:23Z">
        <w:r w:rsidRPr="33F6325B">
          <w:rPr>
            <w:rFonts w:ascii="SimSun" w:eastAsia="SimSun" w:hAnsi="SimSun" w:cs="SimSun"/>
            <w:szCs w:val="21"/>
            <w:lang w:eastAsia="zh-HK"/>
          </w:rPr>
          <w:t>我們鼓勵參賽者發揮創意，作品不限單一形式，完全可以將多種形式結合於單一作品中。</w:t>
        </w:r>
      </w:ins>
    </w:p>
    <w:p w14:paraId="56C4038F" w14:textId="017971A7" w:rsidR="33F6325B" w:rsidRDefault="31756D72" w:rsidP="31756D72">
      <w:pPr>
        <w:spacing w:after="120" w:line="288" w:lineRule="auto"/>
        <w:rPr>
          <w:rFonts w:ascii="Times New Roman" w:eastAsia="Times New Roman" w:hAnsi="Times New Roman" w:cs="Times New Roman"/>
          <w:i/>
          <w:iCs/>
          <w:color w:val="000000" w:themeColor="text1"/>
          <w:sz w:val="19"/>
          <w:szCs w:val="19"/>
          <w:lang w:eastAsia="zh-HK"/>
        </w:rPr>
      </w:pPr>
      <w:ins w:id="175" w:author="Guest User" w:date="2026-06-22T17:17:00Z" w16du:dateUtc="2026-06-22T17:17:23Z">
        <w:r w:rsidRPr="31756D72">
          <w:rPr>
            <w:rFonts w:ascii="Times New Roman" w:eastAsia="Times New Roman" w:hAnsi="Times New Roman" w:cs="Times New Roman"/>
            <w:i/>
            <w:iCs/>
            <w:color w:val="000000" w:themeColor="text1"/>
            <w:sz w:val="19"/>
            <w:szCs w:val="19"/>
            <w:lang w:eastAsia="zh-HK"/>
          </w:rPr>
          <w:t>We encourage participants to unleash their creativity. Entries are not restricted to a single format; you can integrate multiple formats into the project.</w:t>
        </w:r>
      </w:ins>
    </w:p>
    <w:p w14:paraId="4B18011C" w14:textId="77777777" w:rsidR="007F76F1" w:rsidRPr="00AA1D05" w:rsidRDefault="00245A90">
      <w:pPr>
        <w:pStyle w:val="ListBullet"/>
        <w:spacing w:after="40" w:line="293" w:lineRule="auto"/>
        <w:ind w:left="288"/>
        <w:rPr>
          <w:del w:id="176" w:author="Guest User" w:date="2026-06-22T14:37:00Z" w16du:dateUtc="2026-06-22T14:37:46Z"/>
          <w:rFonts w:ascii="Times New Roman" w:hAnsi="Times New Roman" w:cs="Times New Roman"/>
          <w:lang w:eastAsia="zh-TW"/>
        </w:rPr>
      </w:pPr>
      <w:del w:id="177" w:author="Guest User" w:date="2026-06-22T14:37:00Z" w16du:dateUtc="2026-06-22T14:37:46Z">
        <w:r w:rsidRPr="33F6325B" w:rsidDel="33F6325B">
          <w:rPr>
            <w:rFonts w:ascii="SimSun" w:eastAsia="SimSun" w:hAnsi="SimSun" w:cs="SimSun"/>
            <w:lang w:val="zh-HK" w:eastAsia="zh-HK" w:bidi="en-US"/>
          </w:rPr>
          <w:delText>研究型作品：</w:delText>
        </w:r>
        <w:r w:rsidRPr="33F6325B" w:rsidDel="33F6325B">
          <w:rPr>
            <w:rFonts w:ascii="Times New Roman" w:hAnsi="Times New Roman" w:cs="Times New Roman"/>
            <w:lang w:val="zh-HK" w:eastAsia="zh-HK" w:bidi="en-US"/>
          </w:rPr>
          <w:delText xml:space="preserve">AI </w:delText>
        </w:r>
        <w:r w:rsidRPr="33F6325B" w:rsidDel="33F6325B">
          <w:rPr>
            <w:rFonts w:ascii="SimSun" w:eastAsia="SimSun" w:hAnsi="SimSun" w:cs="SimSun"/>
            <w:lang w:val="zh-HK" w:eastAsia="zh-HK" w:bidi="en-US"/>
          </w:rPr>
          <w:delText>協助古典文本分析、史料整理、人物／地名／概念抽取、翻譯比較研究、教學研究等。</w:delText>
        </w:r>
      </w:del>
    </w:p>
    <w:p w14:paraId="72EF60EA" w14:textId="77777777" w:rsidR="007F76F1" w:rsidRPr="00AA1D05" w:rsidRDefault="00245A90">
      <w:pPr>
        <w:spacing w:after="80" w:line="283" w:lineRule="auto"/>
        <w:ind w:left="792"/>
        <w:rPr>
          <w:del w:id="178" w:author="Guest User" w:date="2026-06-22T14:37:00Z" w16du:dateUtc="2026-06-22T14:37:46Z"/>
          <w:rFonts w:ascii="Times New Roman" w:hAnsi="Times New Roman" w:cs="Times New Roman"/>
        </w:rPr>
      </w:pPr>
      <w:del w:id="179" w:author="Guest User" w:date="2026-06-22T14:37:00Z" w16du:dateUtc="2026-06-22T14:37:46Z">
        <w:r w:rsidRPr="33F6325B" w:rsidDel="33F6325B">
          <w:rPr>
            <w:rFonts w:ascii="Times New Roman" w:hAnsi="Times New Roman" w:cs="Times New Roman"/>
            <w:i/>
            <w:iCs/>
            <w:color w:val="555555"/>
            <w:sz w:val="19"/>
            <w:szCs w:val="19"/>
            <w:lang w:val="zh-HK" w:eastAsia="zh-HK" w:bidi="en-US"/>
          </w:rPr>
          <w:delText>Research-oriented work, such as AI-assisted analysis of classical texts, organisation of historical sources, extraction of names/places/concepts, comparative translation study or pedagogical inquiry.</w:delText>
        </w:r>
      </w:del>
    </w:p>
    <w:p w14:paraId="6465F7BA" w14:textId="628FB722" w:rsidR="007F76F1" w:rsidRPr="00AA1D05" w:rsidRDefault="00245A90">
      <w:pPr>
        <w:pStyle w:val="ListBullet"/>
        <w:spacing w:after="40" w:line="293" w:lineRule="auto"/>
        <w:ind w:left="288"/>
        <w:rPr>
          <w:del w:id="180" w:author="Guest User" w:date="2026-06-22T14:37:00Z" w16du:dateUtc="2026-06-22T14:37:46Z"/>
          <w:rFonts w:ascii="Times New Roman" w:hAnsi="Times New Roman" w:cs="Times New Roman"/>
          <w:lang w:eastAsia="zh-TW"/>
        </w:rPr>
      </w:pPr>
      <w:del w:id="181" w:author="Guest User" w:date="2026-06-22T14:37:00Z" w16du:dateUtc="2026-06-22T14:37:46Z">
        <w:r w:rsidRPr="33F6325B" w:rsidDel="33F6325B">
          <w:rPr>
            <w:rFonts w:ascii="SimSun" w:eastAsia="SimSun" w:hAnsi="SimSun" w:cs="SimSun"/>
            <w:lang w:val="zh-HK" w:eastAsia="zh-HK" w:bidi="en-US"/>
          </w:rPr>
          <w:delText>工具型作品：網站原型、</w:delText>
        </w:r>
        <w:r w:rsidRPr="33F6325B" w:rsidDel="33F6325B">
          <w:rPr>
            <w:rFonts w:ascii="Times New Roman" w:hAnsi="Times New Roman" w:cs="Times New Roman"/>
            <w:lang w:val="zh-HK" w:eastAsia="zh-HK" w:bidi="en-US"/>
          </w:rPr>
          <w:delText>AI A</w:delText>
        </w:r>
        <w:r w:rsidRPr="33F6325B" w:rsidDel="33F6325B">
          <w:rPr>
            <w:rFonts w:ascii="Times New Roman" w:eastAsia="SimSun" w:hAnsi="Times New Roman" w:cs="Times New Roman"/>
            <w:lang w:val="zh-HK" w:eastAsia="zh-HK" w:bidi="en-US"/>
          </w:rPr>
          <w:delText>gent</w:delText>
        </w:r>
        <w:r w:rsidRPr="33F6325B" w:rsidDel="33F6325B">
          <w:rPr>
            <w:rFonts w:ascii="Times New Roman" w:eastAsia="PMingLiU" w:hAnsi="Times New Roman" w:cs="Times New Roman"/>
            <w:lang w:val="zh-HK" w:eastAsia="zh-HK" w:bidi="en-US"/>
          </w:rPr>
          <w:delText>、</w:delText>
        </w:r>
        <w:r w:rsidRPr="33F6325B" w:rsidDel="33F6325B">
          <w:rPr>
            <w:rFonts w:ascii="Times New Roman" w:hAnsi="Times New Roman" w:cs="Times New Roman"/>
            <w:lang w:val="zh-HK" w:eastAsia="zh-HK" w:bidi="en-US"/>
          </w:rPr>
          <w:delText>AI chatbot</w:delText>
        </w:r>
        <w:r w:rsidRPr="33F6325B" w:rsidDel="33F6325B">
          <w:rPr>
            <w:rFonts w:ascii="SimSun" w:eastAsia="SimSun" w:hAnsi="SimSun" w:cs="SimSun"/>
            <w:lang w:val="zh-HK" w:eastAsia="zh-HK" w:bidi="en-US"/>
          </w:rPr>
          <w:delText>、</w:delText>
        </w:r>
        <w:r w:rsidRPr="33F6325B" w:rsidDel="33F6325B">
          <w:rPr>
            <w:rFonts w:ascii="Times New Roman" w:hAnsi="Times New Roman" w:cs="Times New Roman"/>
            <w:lang w:val="zh-HK" w:eastAsia="zh-HK" w:bidi="en-US"/>
          </w:rPr>
          <w:delText>AI tutor</w:delText>
        </w:r>
        <w:r w:rsidRPr="33F6325B" w:rsidDel="33F6325B">
          <w:rPr>
            <w:rFonts w:ascii="SimSun" w:eastAsia="SimSun" w:hAnsi="SimSun" w:cs="SimSun"/>
            <w:lang w:val="zh-HK" w:eastAsia="zh-HK" w:bidi="en-US"/>
          </w:rPr>
          <w:delText>、資料視覺化儀表板、檢索系統、資料集或模型。</w:delText>
        </w:r>
      </w:del>
    </w:p>
    <w:p w14:paraId="36DD8B30" w14:textId="77777777" w:rsidR="007F76F1" w:rsidRPr="00AA1D05" w:rsidRDefault="00245A90">
      <w:pPr>
        <w:spacing w:after="80" w:line="283" w:lineRule="auto"/>
        <w:ind w:left="792"/>
        <w:rPr>
          <w:del w:id="182" w:author="Guest User" w:date="2026-06-22T14:37:00Z" w16du:dateUtc="2026-06-22T14:37:46Z"/>
          <w:rFonts w:ascii="Times New Roman" w:hAnsi="Times New Roman" w:cs="Times New Roman"/>
        </w:rPr>
      </w:pPr>
      <w:del w:id="183" w:author="Guest User" w:date="2026-06-22T14:37:00Z" w16du:dateUtc="2026-06-22T14:37:46Z">
        <w:r w:rsidRPr="33F6325B" w:rsidDel="33F6325B">
          <w:rPr>
            <w:rFonts w:ascii="Times New Roman" w:hAnsi="Times New Roman" w:cs="Times New Roman"/>
            <w:i/>
            <w:iCs/>
            <w:color w:val="555555"/>
            <w:sz w:val="19"/>
            <w:szCs w:val="19"/>
            <w:lang w:val="zh-HK" w:eastAsia="zh-HK" w:bidi="en-US"/>
          </w:rPr>
          <w:delText>Tool-based work, such as website prototypes, AI chatbots, AI tutors, data-visualisation dashboards, retrieval systems, datasets or models.</w:delText>
        </w:r>
      </w:del>
    </w:p>
    <w:p w14:paraId="6C318A80" w14:textId="77777777" w:rsidR="007F76F1" w:rsidRPr="00AA1D05" w:rsidRDefault="00245A90">
      <w:pPr>
        <w:pStyle w:val="ListBullet"/>
        <w:spacing w:after="40" w:line="293" w:lineRule="auto"/>
        <w:ind w:left="288"/>
        <w:rPr>
          <w:del w:id="184" w:author="Guest User" w:date="2026-06-22T14:37:00Z" w16du:dateUtc="2026-06-22T14:37:46Z"/>
          <w:rFonts w:ascii="Times New Roman" w:hAnsi="Times New Roman" w:cs="Times New Roman"/>
          <w:lang w:eastAsia="zh-TW"/>
        </w:rPr>
      </w:pPr>
      <w:del w:id="185" w:author="Guest User" w:date="2026-06-22T14:37:00Z" w16du:dateUtc="2026-06-22T14:37:46Z">
        <w:r w:rsidRPr="33F6325B" w:rsidDel="33F6325B">
          <w:rPr>
            <w:rFonts w:ascii="SimSun" w:eastAsia="SimSun" w:hAnsi="SimSun" w:cs="SimSun"/>
            <w:lang w:val="zh-HK" w:eastAsia="zh-HK" w:bidi="en-US"/>
          </w:rPr>
          <w:delText>教學型作品：課程單元設計、互動教材、學習任務、</w:delText>
        </w:r>
        <w:r w:rsidRPr="33F6325B" w:rsidDel="33F6325B">
          <w:rPr>
            <w:rFonts w:ascii="Times New Roman" w:hAnsi="Times New Roman" w:cs="Times New Roman"/>
            <w:lang w:val="zh-HK" w:eastAsia="zh-HK" w:bidi="en-US"/>
          </w:rPr>
          <w:delText xml:space="preserve">AI </w:delText>
        </w:r>
        <w:r w:rsidRPr="33F6325B" w:rsidDel="33F6325B">
          <w:rPr>
            <w:rFonts w:ascii="SimSun" w:eastAsia="SimSun" w:hAnsi="SimSun" w:cs="SimSun"/>
            <w:lang w:val="zh-HK" w:eastAsia="zh-HK" w:bidi="en-US"/>
          </w:rPr>
          <w:delText>輔助經典導讀方案、評估工具。</w:delText>
        </w:r>
      </w:del>
    </w:p>
    <w:p w14:paraId="439B3714" w14:textId="77777777" w:rsidR="007F76F1" w:rsidRPr="00AA1D05" w:rsidRDefault="00245A90">
      <w:pPr>
        <w:spacing w:after="80" w:line="283" w:lineRule="auto"/>
        <w:ind w:left="792"/>
        <w:rPr>
          <w:del w:id="186" w:author="Guest User" w:date="2026-06-22T14:37:00Z" w16du:dateUtc="2026-06-22T14:37:46Z"/>
          <w:rFonts w:ascii="Times New Roman" w:hAnsi="Times New Roman" w:cs="Times New Roman"/>
        </w:rPr>
      </w:pPr>
      <w:del w:id="187" w:author="Guest User" w:date="2026-06-22T14:37:00Z" w16du:dateUtc="2026-06-22T14:37:46Z">
        <w:r w:rsidRPr="33F6325B" w:rsidDel="33F6325B">
          <w:rPr>
            <w:rFonts w:ascii="Times New Roman" w:hAnsi="Times New Roman" w:cs="Times New Roman"/>
            <w:i/>
            <w:iCs/>
            <w:color w:val="555555"/>
            <w:sz w:val="19"/>
            <w:szCs w:val="19"/>
            <w:lang w:val="zh-HK" w:eastAsia="zh-HK" w:bidi="en-US"/>
          </w:rPr>
          <w:delText>Teaching-oriented work, such as curriculum units, interactive learning materials, learning tasks, AI-assisted classics-reading plans or assessment tools.</w:delText>
        </w:r>
      </w:del>
    </w:p>
    <w:p w14:paraId="349CC75E" w14:textId="77777777" w:rsidR="007F76F1" w:rsidRPr="00AA1D05" w:rsidRDefault="00245A90">
      <w:pPr>
        <w:pStyle w:val="ListBullet"/>
        <w:spacing w:after="40" w:line="293" w:lineRule="auto"/>
        <w:ind w:left="288"/>
        <w:rPr>
          <w:del w:id="188" w:author="Guest User" w:date="2026-06-22T14:37:00Z" w16du:dateUtc="2026-06-22T14:37:46Z"/>
          <w:rFonts w:ascii="Times New Roman" w:hAnsi="Times New Roman" w:cs="Times New Roman"/>
          <w:lang w:eastAsia="zh-TW"/>
        </w:rPr>
      </w:pPr>
      <w:del w:id="189" w:author="Guest User" w:date="2026-06-22T14:37:00Z" w16du:dateUtc="2026-06-22T14:37:46Z">
        <w:r w:rsidRPr="33F6325B" w:rsidDel="33F6325B">
          <w:rPr>
            <w:rFonts w:ascii="SimSun" w:eastAsia="SimSun" w:hAnsi="SimSun" w:cs="SimSun"/>
            <w:lang w:val="zh-HK" w:eastAsia="zh-HK" w:bidi="en-US"/>
          </w:rPr>
          <w:delText>展示型作品：短片、數位展覽、故事地圖、</w:delText>
        </w:r>
        <w:r w:rsidRPr="33F6325B" w:rsidDel="33F6325B">
          <w:rPr>
            <w:rFonts w:ascii="Times New Roman" w:hAnsi="Times New Roman" w:cs="Times New Roman"/>
            <w:lang w:val="zh-HK" w:eastAsia="zh-HK" w:bidi="en-US"/>
          </w:rPr>
          <w:delText xml:space="preserve">AR/VR </w:delText>
        </w:r>
        <w:r w:rsidRPr="33F6325B" w:rsidDel="33F6325B">
          <w:rPr>
            <w:rFonts w:ascii="SimSun" w:eastAsia="SimSun" w:hAnsi="SimSun" w:cs="SimSun"/>
            <w:lang w:val="zh-HK" w:eastAsia="zh-HK" w:bidi="en-US"/>
          </w:rPr>
          <w:delText>體驗、多模態敘事作品、圖像分類或圖文互動原型。</w:delText>
        </w:r>
      </w:del>
    </w:p>
    <w:p w14:paraId="7D993776" w14:textId="77777777" w:rsidR="007F76F1" w:rsidRDefault="00245A90" w:rsidP="33F6325B">
      <w:pPr>
        <w:spacing w:after="80" w:line="283" w:lineRule="auto"/>
        <w:ind w:left="792"/>
        <w:rPr>
          <w:del w:id="190" w:author="Guest User" w:date="2026-06-22T14:37:00Z" w16du:dateUtc="2026-06-22T14:37:46Z"/>
          <w:rFonts w:ascii="Times New Roman" w:hAnsi="Times New Roman" w:cs="Times New Roman"/>
          <w:i/>
          <w:iCs/>
          <w:color w:val="555555"/>
          <w:sz w:val="19"/>
          <w:szCs w:val="19"/>
          <w:lang w:val="zh-HK" w:eastAsia="zh-HK" w:bidi="en-US"/>
        </w:rPr>
      </w:pPr>
      <w:del w:id="191" w:author="Guest User" w:date="2026-06-22T14:37:00Z" w16du:dateUtc="2026-06-22T14:37:46Z">
        <w:r w:rsidRPr="33F6325B" w:rsidDel="33F6325B">
          <w:rPr>
            <w:rFonts w:ascii="Times New Roman" w:hAnsi="Times New Roman" w:cs="Times New Roman"/>
            <w:i/>
            <w:iCs/>
            <w:color w:val="555555"/>
            <w:sz w:val="19"/>
            <w:szCs w:val="19"/>
            <w:lang w:val="zh-HK" w:eastAsia="zh-HK" w:bidi="en-US"/>
          </w:rPr>
          <w:delText>Exhibition-oriented work, such as short videos, digital exhibitions, story maps, AR/VR experiences, multimodal narratives, image-classification projects or interactive text-image prototypes.</w:delText>
        </w:r>
      </w:del>
    </w:p>
    <w:p w14:paraId="1EF05270" w14:textId="740ED661" w:rsidR="00B761A1" w:rsidRPr="00E82D1B" w:rsidRDefault="00B761A1" w:rsidP="00B761A1">
      <w:pPr>
        <w:pStyle w:val="ListBullet"/>
        <w:spacing w:after="40" w:line="293" w:lineRule="auto"/>
        <w:ind w:left="288"/>
        <w:rPr>
          <w:del w:id="192" w:author="Guest User" w:date="2026-06-22T14:37:00Z" w16du:dateUtc="2026-06-22T14:37:46Z"/>
          <w:rFonts w:ascii="Times New Roman" w:eastAsia="SimSun" w:hAnsi="Times New Roman" w:cs="Times New Roman"/>
          <w:lang w:val="zh-HK" w:eastAsia="zh-HK" w:bidi="en-US"/>
        </w:rPr>
      </w:pPr>
      <w:del w:id="193" w:author="Guest User" w:date="2026-06-22T14:37:00Z" w16du:dateUtc="2026-06-22T14:37:46Z">
        <w:r w:rsidRPr="33F6325B" w:rsidDel="33F6325B">
          <w:rPr>
            <w:rFonts w:ascii="Times New Roman" w:eastAsia="SimSun" w:hAnsi="Times New Roman" w:cs="Times New Roman"/>
            <w:lang w:val="zh-HK" w:eastAsia="zh-HK" w:bidi="en-US"/>
          </w:rPr>
          <w:delText xml:space="preserve">AI Agent workflow </w:delText>
        </w:r>
        <w:r w:rsidRPr="33F6325B" w:rsidDel="33F6325B">
          <w:rPr>
            <w:rFonts w:ascii="Times New Roman" w:eastAsia="SimSun" w:hAnsi="Times New Roman" w:cs="Times New Roman"/>
            <w:lang w:val="zh-HK" w:eastAsia="zh-HK" w:bidi="en-US"/>
          </w:rPr>
          <w:delText>型作品：以</w:delText>
        </w:r>
        <w:r w:rsidRPr="33F6325B" w:rsidDel="33F6325B">
          <w:rPr>
            <w:rFonts w:ascii="Times New Roman" w:eastAsia="SimSun" w:hAnsi="Times New Roman" w:cs="Times New Roman"/>
            <w:lang w:val="zh-HK" w:eastAsia="zh-HK" w:bidi="en-US"/>
          </w:rPr>
          <w:delText xml:space="preserve"> AI agent </w:delText>
        </w:r>
        <w:r w:rsidRPr="33F6325B" w:rsidDel="33F6325B">
          <w:rPr>
            <w:rFonts w:ascii="Times New Roman" w:eastAsia="SimSun" w:hAnsi="Times New Roman" w:cs="Times New Roman"/>
            <w:lang w:val="zh-HK" w:eastAsia="zh-HK" w:bidi="en-US"/>
          </w:rPr>
          <w:delText>或多</w:delText>
        </w:r>
        <w:r w:rsidRPr="33F6325B" w:rsidDel="33F6325B">
          <w:rPr>
            <w:rFonts w:ascii="Times New Roman" w:eastAsia="SimSun" w:hAnsi="Times New Roman" w:cs="Times New Roman"/>
            <w:lang w:val="zh-HK" w:eastAsia="zh-HK" w:bidi="en-US"/>
          </w:rPr>
          <w:delText xml:space="preserve"> agent </w:delText>
        </w:r>
        <w:r w:rsidRPr="33F6325B" w:rsidDel="33F6325B">
          <w:rPr>
            <w:rFonts w:ascii="Times New Roman" w:eastAsia="SimSun" w:hAnsi="Times New Roman" w:cs="Times New Roman"/>
            <w:lang w:val="zh-HK" w:eastAsia="zh-HK" w:bidi="en-US"/>
          </w:rPr>
          <w:delText>協作流程為核心，展示從史料／文本提取、資料清理與標註、知識抽取、分析推理，到視覺化、故事地圖、數位展覽或教學輸出的完整工作流程。作品可包括</w:delText>
        </w:r>
        <w:r w:rsidRPr="33F6325B" w:rsidDel="33F6325B">
          <w:rPr>
            <w:rFonts w:ascii="Times New Roman" w:eastAsia="SimSun" w:hAnsi="Times New Roman" w:cs="Times New Roman"/>
            <w:lang w:val="zh-HK" w:eastAsia="zh-HK" w:bidi="en-US"/>
          </w:rPr>
          <w:delText xml:space="preserve"> workflow </w:delText>
        </w:r>
        <w:r w:rsidRPr="33F6325B" w:rsidDel="33F6325B">
          <w:rPr>
            <w:rFonts w:ascii="Times New Roman" w:eastAsia="SimSun" w:hAnsi="Times New Roman" w:cs="Times New Roman"/>
            <w:lang w:val="zh-HK" w:eastAsia="zh-HK" w:bidi="en-US"/>
          </w:rPr>
          <w:delText>架構圖、提示設計、工具串接、資料流設計、示範平台或</w:delText>
        </w:r>
        <w:r w:rsidRPr="33F6325B" w:rsidDel="33F6325B">
          <w:rPr>
            <w:rFonts w:ascii="Times New Roman" w:eastAsia="SimSun" w:hAnsi="Times New Roman" w:cs="Times New Roman"/>
            <w:lang w:val="zh-HK" w:eastAsia="zh-HK" w:bidi="en-US"/>
          </w:rPr>
          <w:delText xml:space="preserve"> prototype</w:delText>
        </w:r>
        <w:r w:rsidRPr="33F6325B" w:rsidDel="33F6325B">
          <w:rPr>
            <w:rFonts w:ascii="Times New Roman" w:eastAsia="SimSun" w:hAnsi="Times New Roman" w:cs="Times New Roman"/>
            <w:lang w:val="zh-HK" w:eastAsia="zh-HK" w:bidi="en-US"/>
          </w:rPr>
          <w:delText>。</w:delText>
        </w:r>
      </w:del>
    </w:p>
    <w:p w14:paraId="15580766" w14:textId="2105BECF" w:rsidR="7C3C1EA3" w:rsidRDefault="7C3C1EA3" w:rsidP="33F6325B">
      <w:pPr>
        <w:spacing w:after="80" w:line="283" w:lineRule="auto"/>
        <w:ind w:left="792"/>
        <w:rPr>
          <w:del w:id="194" w:author="Guest User" w:date="2026-06-22T08:04:00Z" w16du:dateUtc="2026-06-22T08:04:27Z"/>
          <w:rFonts w:ascii="SimSun" w:eastAsia="SimSun" w:hAnsi="SimSun" w:cs="SimSun"/>
          <w:szCs w:val="21"/>
          <w:lang w:val="zh-HK" w:eastAsia="zh-HK" w:bidi="en-US"/>
          <w:rPrChange w:id="195" w:author="Guest User" w:date="2026-06-22T09:14:00Z">
            <w:rPr>
              <w:del w:id="196" w:author="Guest User" w:date="2026-06-22T08:04:00Z" w16du:dateUtc="2026-06-22T08:04:27Z"/>
              <w:rFonts w:ascii="Times New Roman" w:hAnsi="Times New Roman" w:cs="Times New Roman"/>
              <w:i/>
              <w:iCs/>
              <w:color w:val="555555"/>
              <w:sz w:val="19"/>
              <w:szCs w:val="19"/>
              <w:lang w:val="zh-HK" w:eastAsia="zh-HK" w:bidi="en-US"/>
            </w:rPr>
          </w:rPrChange>
        </w:rPr>
      </w:pPr>
      <w:del w:id="197" w:author="Guest User" w:date="2026-06-22T14:37:00Z" w16du:dateUtc="2026-06-22T14:37:46Z">
        <w:r w:rsidRPr="33F6325B" w:rsidDel="33F6325B">
          <w:rPr>
            <w:rFonts w:ascii="Times New Roman" w:hAnsi="Times New Roman" w:cs="Times New Roman"/>
            <w:i/>
            <w:iCs/>
            <w:color w:val="555555"/>
            <w:sz w:val="19"/>
            <w:szCs w:val="19"/>
            <w:lang w:eastAsia="zh-HK" w:bidi="en-US"/>
          </w:rPr>
          <w:delText>Projects centred on AI agents or multi-agent collaborative workflows that demonstrate a full process from source / text extraction, data cleaning and annotation, knowledge extraction, analysis and reasoning, to visualisation, story maps, digital exhibitions, or instructional outputs. Entries may include workflow diagrams, prompt design, tool orchestration, data-flow design, demonstrable platforms, or functional prototypes</w:delText>
        </w:r>
        <w:r w:rsidRPr="33F6325B" w:rsidDel="33F6325B">
          <w:rPr>
            <w:rFonts w:ascii="Times New Roman" w:hAnsi="Times New Roman" w:cs="Times New Roman"/>
            <w:i/>
            <w:iCs/>
            <w:color w:val="555555"/>
            <w:sz w:val="19"/>
            <w:szCs w:val="19"/>
            <w:lang w:val="zh-HK" w:eastAsia="zh-HK" w:bidi="en-US"/>
          </w:rPr>
          <w:delText>.</w:delText>
        </w:r>
      </w:del>
    </w:p>
    <w:p w14:paraId="0371EE7D" w14:textId="3CE9250B" w:rsidR="7C3C1EA3" w:rsidRDefault="33F6325B">
      <w:pPr>
        <w:pStyle w:val="ListParagraph"/>
        <w:numPr>
          <w:ilvl w:val="0"/>
          <w:numId w:val="9"/>
        </w:numPr>
        <w:spacing w:after="40" w:line="293" w:lineRule="auto"/>
        <w:ind w:left="288"/>
        <w:rPr>
          <w:ins w:id="198" w:author="Guest User" w:date="2026-06-22T15:15:00Z" w16du:dateUtc="2026-06-22T15:15:13Z"/>
          <w:rFonts w:ascii="SimSun" w:eastAsia="SimSun" w:hAnsi="SimSun" w:cs="SimSun"/>
          <w:szCs w:val="21"/>
          <w:lang w:eastAsia="zh-TW"/>
        </w:rPr>
        <w:pPrChange w:id="199" w:author="Guest User" w:date="2026-06-22T16:49:00Z">
          <w:pPr/>
        </w:pPrChange>
      </w:pPr>
      <w:commentRangeStart w:id="200"/>
      <w:ins w:id="201" w:author="Guest User" w:date="2026-06-22T14:56:00Z" w16du:dateUtc="2026-06-22T14:56:54Z">
        <w:r w:rsidRPr="33F6325B">
          <w:rPr>
            <w:rFonts w:ascii="SimSun" w:eastAsia="SimSun" w:hAnsi="SimSun" w:cs="SimSun"/>
            <w:szCs w:val="21"/>
            <w:lang w:eastAsia="zh-TW"/>
            <w:rPrChange w:id="202" w:author="Guest User" w:date="2026-06-22T16:47:00Z" w16du:dateUtc="2026-06-22T16:47:59Z">
              <w:rPr>
                <w:rFonts w:ascii="DengXian" w:eastAsia="DengXian" w:hAnsi="DengXian" w:cs="DengXian"/>
                <w:sz w:val="24"/>
                <w:szCs w:val="24"/>
                <w:lang w:eastAsia="zh-CN"/>
              </w:rPr>
            </w:rPrChange>
          </w:rPr>
          <w:t>研究型作品：透</w:t>
        </w:r>
        <w:r w:rsidRPr="33F6325B">
          <w:rPr>
            <w:rFonts w:ascii="SimSun" w:eastAsia="SimSun" w:hAnsi="SimSun" w:cs="SimSun"/>
            <w:szCs w:val="21"/>
            <w:lang w:eastAsia="zh-TW"/>
            <w:rPrChange w:id="203" w:author="Guest User" w:date="2026-06-22T14:57:00Z" w16du:dateUtc="2026-06-22T14:57:04Z">
              <w:rPr>
                <w:rFonts w:ascii="DengXian" w:eastAsia="DengXian" w:hAnsi="DengXian" w:cs="DengXian"/>
                <w:sz w:val="24"/>
                <w:szCs w:val="24"/>
                <w:lang w:eastAsia="zh-CN"/>
              </w:rPr>
            </w:rPrChange>
          </w:rPr>
          <w:t>過數位人文技術與量化分析，對中國歷史材料與古典文獻的數據進行分析與比較。</w:t>
        </w:r>
      </w:ins>
    </w:p>
    <w:p w14:paraId="7F90C949" w14:textId="75C91989" w:rsidR="7C3C1EA3" w:rsidRDefault="33F6325B">
      <w:pPr>
        <w:pStyle w:val="ListParagraph"/>
        <w:spacing w:after="80" w:line="283" w:lineRule="auto"/>
        <w:ind w:left="792"/>
        <w:rPr>
          <w:ins w:id="204" w:author="Guest User" w:date="2026-06-22T14:56:00Z" w16du:dateUtc="2026-06-22T14:56:54Z"/>
          <w:rFonts w:ascii="Times New Roman" w:eastAsia="Times New Roman" w:hAnsi="Times New Roman" w:cs="Times New Roman"/>
          <w:i/>
          <w:iCs/>
          <w:color w:val="595959" w:themeColor="text1" w:themeTint="A6"/>
          <w:sz w:val="19"/>
          <w:szCs w:val="19"/>
          <w:lang w:eastAsia="zh-CN"/>
          <w:rPrChange w:id="205" w:author="Guest User" w:date="2026-06-22T16:51:00Z">
            <w:rPr>
              <w:ins w:id="206" w:author="Guest User" w:date="2026-06-22T14:56:00Z" w16du:dateUtc="2026-06-22T14:56:54Z"/>
              <w:rFonts w:ascii="DengXian" w:eastAsia="DengXian" w:hAnsi="DengXian" w:cs="DengXian"/>
              <w:sz w:val="24"/>
              <w:szCs w:val="24"/>
              <w:lang w:eastAsia="zh-CN"/>
            </w:rPr>
          </w:rPrChange>
        </w:rPr>
        <w:pPrChange w:id="207" w:author="Guest User" w:date="2026-06-22T16:51:00Z">
          <w:pPr/>
        </w:pPrChange>
      </w:pPr>
      <w:ins w:id="208" w:author="Guest User" w:date="2026-06-22T15:15:00Z" w16du:dateUtc="2026-06-22T15:15:17Z">
        <w:r w:rsidRPr="33F6325B">
          <w:rPr>
            <w:rFonts w:ascii="Times New Roman" w:eastAsia="Times New Roman" w:hAnsi="Times New Roman" w:cs="Times New Roman"/>
            <w:i/>
            <w:iCs/>
            <w:color w:val="595959" w:themeColor="text1" w:themeTint="A6"/>
            <w:sz w:val="19"/>
            <w:szCs w:val="19"/>
            <w:lang w:eastAsia="zh-CN"/>
            <w:rPrChange w:id="209" w:author="Guest User" w:date="2026-06-22T16:51:00Z" w16du:dateUtc="2026-06-22T16:51:58Z">
              <w:rPr>
                <w:lang w:eastAsia="zh-CN"/>
              </w:rPr>
            </w:rPrChange>
          </w:rPr>
          <w:t>Research-oriented work</w:t>
        </w:r>
      </w:ins>
      <w:ins w:id="210" w:author="Guest User" w:date="2026-06-22T15:22:00Z" w16du:dateUtc="2026-06-22T15:22:06Z">
        <w:r w:rsidRPr="33F6325B">
          <w:rPr>
            <w:rFonts w:ascii="Times New Roman" w:eastAsia="Times New Roman" w:hAnsi="Times New Roman" w:cs="Times New Roman"/>
            <w:i/>
            <w:iCs/>
            <w:color w:val="595959" w:themeColor="text1" w:themeTint="A6"/>
            <w:sz w:val="19"/>
            <w:szCs w:val="19"/>
            <w:lang w:eastAsia="zh-CN"/>
            <w:rPrChange w:id="211" w:author="Guest User" w:date="2026-06-22T16:47:00Z" w16du:dateUtc="2026-06-22T16:47:55Z">
              <w:rPr>
                <w:lang w:eastAsia="zh-CN"/>
              </w:rPr>
            </w:rPrChange>
          </w:rPr>
          <w:t xml:space="preserve">: </w:t>
        </w:r>
      </w:ins>
      <w:ins w:id="212" w:author="Guest User" w:date="2026-06-22T15:17:00Z" w16du:dateUtc="2026-06-22T15:17:50Z">
        <w:r w:rsidRPr="33F6325B">
          <w:rPr>
            <w:rFonts w:ascii="Times New Roman" w:eastAsia="Times New Roman" w:hAnsi="Times New Roman" w:cs="Times New Roman"/>
            <w:i/>
            <w:iCs/>
            <w:color w:val="595959" w:themeColor="text1" w:themeTint="A6"/>
            <w:sz w:val="19"/>
            <w:szCs w:val="19"/>
            <w:lang w:eastAsia="zh-CN"/>
            <w:rPrChange w:id="213" w:author="Guest User" w:date="2026-06-22T16:47:00Z" w16du:dateUtc="2026-06-22T16:47:55Z">
              <w:rPr>
                <w:lang w:eastAsia="zh-CN"/>
              </w:rPr>
            </w:rPrChange>
          </w:rPr>
          <w:t>Utilizing digital humanities technologies and quantitative methods to analyze and compare data derived from Chinese historical materials and classical texts.</w:t>
        </w:r>
      </w:ins>
    </w:p>
    <w:p w14:paraId="20185276" w14:textId="7B06FA57" w:rsidR="7C3C1EA3" w:rsidRDefault="33F6325B">
      <w:pPr>
        <w:pStyle w:val="ListParagraph"/>
        <w:numPr>
          <w:ilvl w:val="1"/>
          <w:numId w:val="9"/>
        </w:numPr>
        <w:spacing w:after="160"/>
        <w:ind w:left="792"/>
        <w:rPr>
          <w:ins w:id="214" w:author="Guest User" w:date="2026-06-22T15:18:00Z" w16du:dateUtc="2026-06-22T15:18:24Z"/>
          <w:rFonts w:ascii="SimSun" w:eastAsia="SimSun" w:hAnsi="SimSun" w:cs="SimSun"/>
          <w:szCs w:val="21"/>
          <w:lang w:eastAsia="zh-TW"/>
        </w:rPr>
        <w:pPrChange w:id="215" w:author="Guest User" w:date="2026-06-22T16:54:00Z">
          <w:pPr/>
        </w:pPrChange>
      </w:pPr>
      <w:ins w:id="216" w:author="Guest User" w:date="2026-06-22T14:56:00Z" w16du:dateUtc="2026-06-22T14:56:54Z">
        <w:r w:rsidRPr="33F6325B">
          <w:rPr>
            <w:rFonts w:ascii="SimSun" w:eastAsia="SimSun" w:hAnsi="SimSun" w:cs="SimSun"/>
            <w:szCs w:val="21"/>
            <w:lang w:eastAsia="zh-TW"/>
            <w:rPrChange w:id="217" w:author="Guest User" w:date="2026-06-22T16:48:00Z" w16du:dateUtc="2026-06-22T16:48:01Z">
              <w:rPr>
                <w:rFonts w:ascii="DengXian" w:eastAsia="DengXian" w:hAnsi="DengXian" w:cs="DengXian"/>
                <w:sz w:val="24"/>
                <w:szCs w:val="24"/>
                <w:lang w:eastAsia="zh-CN"/>
              </w:rPr>
            </w:rPrChange>
          </w:rPr>
          <w:t>資料集</w:t>
        </w:r>
        <w:r w:rsidRPr="33F6325B">
          <w:rPr>
            <w:rFonts w:ascii="SimSun" w:eastAsia="SimSun" w:hAnsi="SimSun" w:cs="SimSun"/>
            <w:szCs w:val="21"/>
            <w:lang w:eastAsia="zh-TW"/>
            <w:rPrChange w:id="218" w:author="Guest User" w:date="2026-06-22T14:57:00Z" w16du:dateUtc="2026-06-22T14:57:04Z">
              <w:rPr>
                <w:rFonts w:ascii="DengXian" w:eastAsia="DengXian" w:hAnsi="DengXian" w:cs="DengXian"/>
                <w:sz w:val="24"/>
                <w:szCs w:val="24"/>
                <w:lang w:eastAsia="zh-CN"/>
              </w:rPr>
            </w:rPrChange>
          </w:rPr>
          <w:t>、文本語料庫</w:t>
        </w:r>
        <w:r w:rsidRPr="33F6325B">
          <w:rPr>
            <w:rFonts w:ascii="SimSun" w:eastAsia="SimSun" w:hAnsi="SimSun" w:cs="SimSun"/>
            <w:szCs w:val="21"/>
            <w:lang w:eastAsia="zh-TW"/>
            <w:rPrChange w:id="219" w:author="Guest User" w:date="2026-06-22T14:57:00Z" w16du:dateUtc="2026-06-22T14:57:04Z">
              <w:rPr>
                <w:rFonts w:ascii="DengXian" w:eastAsia="DengXian" w:hAnsi="DengXian" w:cs="DengXian"/>
                <w:sz w:val="24"/>
                <w:szCs w:val="24"/>
                <w:lang w:eastAsia="zh-CN"/>
              </w:rPr>
            </w:rPrChange>
          </w:rPr>
          <w:t>、圖表</w:t>
        </w:r>
        <w:r w:rsidRPr="33F6325B">
          <w:rPr>
            <w:rFonts w:ascii="SimSun" w:eastAsia="SimSun" w:hAnsi="SimSun" w:cs="SimSun"/>
            <w:szCs w:val="21"/>
            <w:lang w:eastAsia="zh-TW"/>
            <w:rPrChange w:id="220" w:author="Guest User" w:date="2026-06-22T14:57:00Z" w16du:dateUtc="2026-06-22T14:57:04Z">
              <w:rPr>
                <w:rFonts w:ascii="DengXian" w:eastAsia="DengXian" w:hAnsi="DengXian" w:cs="DengXian"/>
                <w:sz w:val="24"/>
                <w:szCs w:val="24"/>
                <w:lang w:eastAsia="zh-CN"/>
              </w:rPr>
            </w:rPrChange>
          </w:rPr>
          <w:t>、地圖</w:t>
        </w:r>
        <w:r w:rsidRPr="33F6325B">
          <w:rPr>
            <w:rFonts w:ascii="SimSun" w:eastAsia="SimSun" w:hAnsi="SimSun" w:cs="SimSun"/>
            <w:szCs w:val="21"/>
            <w:lang w:eastAsia="zh-TW"/>
            <w:rPrChange w:id="221" w:author="Guest User" w:date="2026-06-22T14:57:00Z" w16du:dateUtc="2026-06-22T14:57:04Z">
              <w:rPr>
                <w:rFonts w:ascii="DengXian" w:eastAsia="DengXian" w:hAnsi="DengXian" w:cs="DengXian"/>
                <w:sz w:val="24"/>
                <w:szCs w:val="24"/>
                <w:lang w:eastAsia="zh-CN"/>
              </w:rPr>
            </w:rPrChange>
          </w:rPr>
          <w:t>、網絡</w:t>
        </w:r>
        <w:r w:rsidRPr="33F6325B">
          <w:rPr>
            <w:rFonts w:ascii="SimSun" w:eastAsia="SimSun" w:hAnsi="SimSun" w:cs="SimSun"/>
            <w:szCs w:val="21"/>
            <w:lang w:eastAsia="zh-TW"/>
            <w:rPrChange w:id="222" w:author="Guest User" w:date="2026-06-22T14:57:00Z" w16du:dateUtc="2026-06-22T14:57:04Z">
              <w:rPr>
                <w:rFonts w:ascii="Aptos" w:eastAsia="Aptos" w:hAnsi="Aptos" w:cs="Aptos"/>
                <w:sz w:val="24"/>
                <w:szCs w:val="24"/>
              </w:rPr>
            </w:rPrChange>
          </w:rPr>
          <w:t xml:space="preserve"> (</w:t>
        </w:r>
        <w:r w:rsidRPr="33F6325B">
          <w:rPr>
            <w:rFonts w:ascii="SimSun" w:eastAsia="SimSun" w:hAnsi="SimSun" w:cs="SimSun"/>
            <w:szCs w:val="21"/>
            <w:lang w:eastAsia="zh-TW"/>
            <w:rPrChange w:id="223" w:author="Guest User" w:date="2026-06-22T14:57:00Z" w16du:dateUtc="2026-06-22T14:57:04Z">
              <w:rPr>
                <w:rFonts w:ascii="DengXian" w:eastAsia="DengXian" w:hAnsi="DengXian" w:cs="DengXian"/>
                <w:sz w:val="24"/>
                <w:szCs w:val="24"/>
                <w:lang w:eastAsia="zh-CN"/>
              </w:rPr>
            </w:rPrChange>
          </w:rPr>
          <w:t>如人物關係網絡</w:t>
        </w:r>
        <w:r w:rsidRPr="33F6325B">
          <w:rPr>
            <w:rFonts w:ascii="SimSun" w:eastAsia="SimSun" w:hAnsi="SimSun" w:cs="SimSun"/>
            <w:szCs w:val="21"/>
            <w:lang w:eastAsia="zh-TW"/>
            <w:rPrChange w:id="224" w:author="Guest User" w:date="2026-06-22T14:57:00Z" w16du:dateUtc="2026-06-22T14:57:04Z">
              <w:rPr>
                <w:rFonts w:ascii="Aptos" w:eastAsia="Aptos" w:hAnsi="Aptos" w:cs="Aptos"/>
                <w:sz w:val="24"/>
                <w:szCs w:val="24"/>
              </w:rPr>
            </w:rPrChange>
          </w:rPr>
          <w:t>/</w:t>
        </w:r>
        <w:r w:rsidRPr="33F6325B">
          <w:rPr>
            <w:rFonts w:ascii="SimSun" w:eastAsia="SimSun" w:hAnsi="SimSun" w:cs="SimSun"/>
            <w:szCs w:val="21"/>
            <w:lang w:eastAsia="zh-TW"/>
            <w:rPrChange w:id="225" w:author="Guest User" w:date="2026-06-22T14:57:00Z" w16du:dateUtc="2026-06-22T14:57:04Z">
              <w:rPr>
                <w:rFonts w:ascii="DengXian" w:eastAsia="DengXian" w:hAnsi="DengXian" w:cs="DengXian"/>
                <w:sz w:val="24"/>
                <w:szCs w:val="24"/>
                <w:lang w:eastAsia="zh-CN"/>
              </w:rPr>
            </w:rPrChange>
          </w:rPr>
          <w:t>社交網絡</w:t>
        </w:r>
        <w:r w:rsidRPr="33F6325B">
          <w:rPr>
            <w:rFonts w:ascii="SimSun" w:eastAsia="SimSun" w:hAnsi="SimSun" w:cs="SimSun"/>
            <w:szCs w:val="21"/>
            <w:lang w:eastAsia="zh-TW"/>
            <w:rPrChange w:id="226" w:author="Guest User" w:date="2026-06-22T14:57:00Z" w16du:dateUtc="2026-06-22T14:57:04Z">
              <w:rPr>
                <w:rFonts w:ascii="Aptos" w:eastAsia="Aptos" w:hAnsi="Aptos" w:cs="Aptos"/>
                <w:sz w:val="24"/>
                <w:szCs w:val="24"/>
              </w:rPr>
            </w:rPrChange>
          </w:rPr>
          <w:t>)</w:t>
        </w:r>
        <w:r w:rsidRPr="33F6325B">
          <w:rPr>
            <w:rFonts w:ascii="SimSun" w:eastAsia="SimSun" w:hAnsi="SimSun" w:cs="SimSun"/>
            <w:szCs w:val="21"/>
            <w:lang w:eastAsia="zh-TW"/>
            <w:rPrChange w:id="227" w:author="Guest User" w:date="2026-06-22T14:57:00Z" w16du:dateUtc="2026-06-22T14:57:04Z">
              <w:rPr>
                <w:rFonts w:ascii="DengXian" w:eastAsia="DengXian" w:hAnsi="DengXian" w:cs="DengXian"/>
                <w:sz w:val="24"/>
                <w:szCs w:val="24"/>
                <w:lang w:eastAsia="zh-CN"/>
              </w:rPr>
            </w:rPrChange>
          </w:rPr>
          <w:t>、地理信息系統</w:t>
        </w:r>
        <w:r w:rsidRPr="33F6325B">
          <w:rPr>
            <w:rFonts w:ascii="SimSun" w:eastAsia="SimSun" w:hAnsi="SimSun" w:cs="SimSun"/>
            <w:szCs w:val="21"/>
            <w:lang w:eastAsia="zh-TW"/>
            <w:rPrChange w:id="228" w:author="Guest User" w:date="2026-06-22T14:57:00Z" w16du:dateUtc="2026-06-22T14:57:04Z">
              <w:rPr>
                <w:rFonts w:ascii="Aptos" w:eastAsia="Aptos" w:hAnsi="Aptos" w:cs="Aptos"/>
                <w:sz w:val="24"/>
                <w:szCs w:val="24"/>
              </w:rPr>
            </w:rPrChange>
          </w:rPr>
          <w:t xml:space="preserve"> (GIS)</w:t>
        </w:r>
        <w:r w:rsidRPr="33F6325B">
          <w:rPr>
            <w:rFonts w:ascii="SimSun" w:eastAsia="SimSun" w:hAnsi="SimSun" w:cs="SimSun"/>
            <w:szCs w:val="21"/>
            <w:lang w:eastAsia="zh-TW"/>
            <w:rPrChange w:id="229" w:author="Guest User" w:date="2026-06-22T14:57:00Z" w16du:dateUtc="2026-06-22T14:57:04Z">
              <w:rPr>
                <w:rFonts w:ascii="DengXian" w:eastAsia="DengXian" w:hAnsi="DengXian" w:cs="DengXian"/>
                <w:sz w:val="24"/>
                <w:szCs w:val="24"/>
                <w:lang w:eastAsia="zh-CN"/>
              </w:rPr>
            </w:rPrChange>
          </w:rPr>
          <w:t>、知識圖譜</w:t>
        </w:r>
        <w:r w:rsidRPr="33F6325B">
          <w:rPr>
            <w:rFonts w:ascii="SimSun" w:eastAsia="SimSun" w:hAnsi="SimSun" w:cs="SimSun"/>
            <w:szCs w:val="21"/>
            <w:lang w:eastAsia="zh-TW"/>
            <w:rPrChange w:id="230" w:author="Guest User" w:date="2026-06-22T14:57:00Z" w16du:dateUtc="2026-06-22T14:57:04Z">
              <w:rPr>
                <w:rFonts w:ascii="DengXian" w:eastAsia="DengXian" w:hAnsi="DengXian" w:cs="DengXian"/>
                <w:sz w:val="24"/>
                <w:szCs w:val="24"/>
                <w:lang w:eastAsia="zh-CN"/>
              </w:rPr>
            </w:rPrChange>
          </w:rPr>
          <w:t>、翻譯比較研究、古典文本分析</w:t>
        </w:r>
      </w:ins>
    </w:p>
    <w:p w14:paraId="673A65BF" w14:textId="099625F3" w:rsidR="7C3C1EA3" w:rsidRDefault="33F6325B">
      <w:pPr>
        <w:pStyle w:val="ListParagraph"/>
        <w:spacing w:after="160"/>
        <w:ind w:left="1152"/>
        <w:rPr>
          <w:ins w:id="231" w:author="Guest User" w:date="2026-06-22T14:56:00Z" w16du:dateUtc="2026-06-22T14:56:54Z"/>
          <w:rFonts w:ascii="Times New Roman" w:eastAsia="Times New Roman" w:hAnsi="Times New Roman" w:cs="Times New Roman"/>
          <w:i/>
          <w:iCs/>
          <w:color w:val="595959" w:themeColor="text1" w:themeTint="A6"/>
          <w:sz w:val="19"/>
          <w:szCs w:val="19"/>
          <w:lang w:eastAsia="zh-CN"/>
          <w:rPrChange w:id="232" w:author="Guest User" w:date="2026-06-22T16:52:00Z">
            <w:rPr>
              <w:ins w:id="233" w:author="Guest User" w:date="2026-06-22T14:56:00Z" w16du:dateUtc="2026-06-22T14:56:54Z"/>
              <w:rFonts w:ascii="DengXian" w:eastAsia="DengXian" w:hAnsi="DengXian" w:cs="DengXian"/>
              <w:sz w:val="24"/>
              <w:szCs w:val="24"/>
              <w:lang w:eastAsia="zh-CN"/>
            </w:rPr>
          </w:rPrChange>
        </w:rPr>
        <w:pPrChange w:id="234" w:author="Guest User" w:date="2026-06-22T16:55:00Z">
          <w:pPr/>
        </w:pPrChange>
      </w:pPr>
      <w:ins w:id="235" w:author="Guest User" w:date="2026-06-22T15:18:00Z" w16du:dateUtc="2026-06-22T15:18:32Z">
        <w:r w:rsidRPr="33F6325B">
          <w:rPr>
            <w:rFonts w:ascii="Times New Roman" w:eastAsia="Times New Roman" w:hAnsi="Times New Roman" w:cs="Times New Roman"/>
            <w:i/>
            <w:iCs/>
            <w:color w:val="595959" w:themeColor="text1" w:themeTint="A6"/>
            <w:sz w:val="19"/>
            <w:szCs w:val="19"/>
            <w:lang w:eastAsia="zh-CN"/>
            <w:rPrChange w:id="236" w:author="Guest User" w:date="2026-06-22T15:18:00Z" w16du:dateUtc="2026-06-22T15:18:43Z">
              <w:rPr>
                <w:lang w:eastAsia="zh-CN"/>
              </w:rPr>
            </w:rPrChange>
          </w:rPr>
          <w:t>Datasets, Text Corpora, Charts, Maps, Networks (e.g., character relationship networks / Social Network), Geographic Information Systems (GIS), Knowledge Graphs, Comparative Translation Studies, Classical Text Analysis.</w:t>
        </w:r>
      </w:ins>
    </w:p>
    <w:p w14:paraId="51817379" w14:textId="2CA6B828" w:rsidR="7C3C1EA3" w:rsidRDefault="7C3C1EA3">
      <w:pPr>
        <w:spacing w:after="160"/>
        <w:rPr>
          <w:ins w:id="237" w:author="Guest User" w:date="2026-06-22T14:56:00Z" w16du:dateUtc="2026-06-22T14:56:54Z"/>
          <w:rFonts w:ascii="SimSun" w:eastAsia="SimSun" w:hAnsi="SimSun" w:cs="SimSun"/>
          <w:szCs w:val="21"/>
          <w:rPrChange w:id="238" w:author="Guest User" w:date="2026-06-22T14:57:00Z">
            <w:rPr>
              <w:ins w:id="239" w:author="Guest User" w:date="2026-06-22T14:56:00Z" w16du:dateUtc="2026-06-22T14:56:54Z"/>
              <w:rFonts w:ascii="Aptos" w:eastAsia="Aptos" w:hAnsi="Aptos" w:cs="Aptos"/>
              <w:sz w:val="24"/>
              <w:szCs w:val="24"/>
            </w:rPr>
          </w:rPrChange>
        </w:rPr>
        <w:pPrChange w:id="240" w:author="Guest User" w:date="2026-06-22T14:56:00Z">
          <w:pPr/>
        </w:pPrChange>
      </w:pPr>
    </w:p>
    <w:p w14:paraId="0C5EDBC0" w14:textId="196EDE5E" w:rsidR="7C3C1EA3" w:rsidRDefault="33F6325B">
      <w:pPr>
        <w:pStyle w:val="ListParagraph"/>
        <w:numPr>
          <w:ilvl w:val="0"/>
          <w:numId w:val="8"/>
        </w:numPr>
        <w:spacing w:after="40" w:line="293" w:lineRule="auto"/>
        <w:ind w:left="288"/>
        <w:rPr>
          <w:ins w:id="241" w:author="Guest User" w:date="2026-06-22T15:21:00Z" w16du:dateUtc="2026-06-22T15:21:33Z"/>
          <w:rFonts w:ascii="SimSun" w:eastAsia="SimSun" w:hAnsi="SimSun" w:cs="SimSun"/>
          <w:szCs w:val="21"/>
          <w:lang w:eastAsia="zh-TW"/>
        </w:rPr>
        <w:pPrChange w:id="242" w:author="Guest User" w:date="2026-06-22T16:50:00Z">
          <w:pPr/>
        </w:pPrChange>
      </w:pPr>
      <w:ins w:id="243" w:author="Guest User" w:date="2026-06-22T14:56:00Z" w16du:dateUtc="2026-06-22T14:56:54Z">
        <w:r w:rsidRPr="33F6325B">
          <w:rPr>
            <w:rFonts w:ascii="SimSun" w:eastAsia="SimSun" w:hAnsi="SimSun" w:cs="SimSun"/>
            <w:szCs w:val="21"/>
            <w:lang w:eastAsia="zh-TW"/>
            <w:rPrChange w:id="244" w:author="Guest User" w:date="2026-06-22T16:48:00Z" w16du:dateUtc="2026-06-22T16:48:04Z">
              <w:rPr>
                <w:rFonts w:ascii="DengXian" w:eastAsia="DengXian" w:hAnsi="DengXian" w:cs="DengXian"/>
                <w:sz w:val="24"/>
                <w:szCs w:val="24"/>
                <w:lang w:eastAsia="zh-TW"/>
              </w:rPr>
            </w:rPrChange>
          </w:rPr>
          <w:t>工具型作品：開發專為處理中國歷史材料與古典文獻的工具，提升資料處理效率。</w:t>
        </w:r>
      </w:ins>
    </w:p>
    <w:p w14:paraId="7D587193" w14:textId="112633EB" w:rsidR="7C3C1EA3" w:rsidRDefault="33F6325B">
      <w:pPr>
        <w:pStyle w:val="ListParagraph"/>
        <w:spacing w:after="40" w:line="283" w:lineRule="auto"/>
        <w:ind w:left="792"/>
        <w:rPr>
          <w:ins w:id="245" w:author="Guest User" w:date="2026-06-22T14:56:00Z" w16du:dateUtc="2026-06-22T14:56:54Z"/>
          <w:rFonts w:ascii="Times New Roman" w:eastAsia="Times New Roman" w:hAnsi="Times New Roman" w:cs="Times New Roman"/>
          <w:i/>
          <w:iCs/>
          <w:color w:val="595959" w:themeColor="text1" w:themeTint="A6"/>
          <w:sz w:val="19"/>
          <w:szCs w:val="19"/>
          <w:lang w:eastAsia="zh-TW"/>
          <w:rPrChange w:id="246" w:author="Guest User" w:date="2026-06-22T16:52:00Z">
            <w:rPr>
              <w:ins w:id="247" w:author="Guest User" w:date="2026-06-22T14:56:00Z" w16du:dateUtc="2026-06-22T14:56:54Z"/>
              <w:rFonts w:ascii="DengXian" w:eastAsia="DengXian" w:hAnsi="DengXian" w:cs="DengXian"/>
              <w:sz w:val="24"/>
              <w:szCs w:val="24"/>
              <w:lang w:eastAsia="zh-TW"/>
            </w:rPr>
          </w:rPrChange>
        </w:rPr>
        <w:pPrChange w:id="248" w:author="Guest User" w:date="2026-06-22T16:51:00Z">
          <w:pPr/>
        </w:pPrChange>
      </w:pPr>
      <w:ins w:id="249" w:author="Guest User" w:date="2026-06-22T15:21:00Z" w16du:dateUtc="2026-06-22T15:21:44Z">
        <w:r w:rsidRPr="33F6325B">
          <w:rPr>
            <w:rFonts w:ascii="Times New Roman" w:eastAsia="Times New Roman" w:hAnsi="Times New Roman" w:cs="Times New Roman"/>
            <w:i/>
            <w:iCs/>
            <w:color w:val="595959" w:themeColor="text1" w:themeTint="A6"/>
            <w:sz w:val="19"/>
            <w:szCs w:val="19"/>
            <w:lang w:eastAsia="zh-TW"/>
            <w:rPrChange w:id="250" w:author="Guest User" w:date="2026-06-22T16:52:00Z" w16du:dateUtc="2026-06-22T16:52:00Z">
              <w:rPr>
                <w:lang w:eastAsia="zh-TW"/>
              </w:rPr>
            </w:rPrChange>
          </w:rPr>
          <w:t>Tool-oriented work</w:t>
        </w:r>
      </w:ins>
      <w:ins w:id="251" w:author="Guest User" w:date="2026-06-22T15:22:00Z" w16du:dateUtc="2026-06-22T15:22:01Z">
        <w:r w:rsidRPr="33F6325B">
          <w:rPr>
            <w:rFonts w:ascii="Times New Roman" w:eastAsia="Times New Roman" w:hAnsi="Times New Roman" w:cs="Times New Roman"/>
            <w:i/>
            <w:iCs/>
            <w:color w:val="595959" w:themeColor="text1" w:themeTint="A6"/>
            <w:sz w:val="19"/>
            <w:szCs w:val="19"/>
            <w:lang w:eastAsia="zh-TW"/>
            <w:rPrChange w:id="252" w:author="Guest User" w:date="2026-06-22T16:47:00Z" w16du:dateUtc="2026-06-22T16:47:51Z">
              <w:rPr>
                <w:lang w:eastAsia="zh-TW"/>
              </w:rPr>
            </w:rPrChange>
          </w:rPr>
          <w:t xml:space="preserve">: </w:t>
        </w:r>
      </w:ins>
      <w:ins w:id="253" w:author="Guest User" w:date="2026-06-22T15:21:00Z" w16du:dateUtc="2026-06-22T15:21:44Z">
        <w:r w:rsidRPr="33F6325B">
          <w:rPr>
            <w:rFonts w:ascii="Times New Roman" w:eastAsia="Times New Roman" w:hAnsi="Times New Roman" w:cs="Times New Roman"/>
            <w:i/>
            <w:iCs/>
            <w:color w:val="595959" w:themeColor="text1" w:themeTint="A6"/>
            <w:sz w:val="19"/>
            <w:szCs w:val="19"/>
            <w:lang w:eastAsia="zh-TW"/>
            <w:rPrChange w:id="254" w:author="Guest User" w:date="2026-06-22T16:47:00Z" w16du:dateUtc="2026-06-22T16:47:51Z">
              <w:rPr>
                <w:lang w:eastAsia="zh-TW"/>
              </w:rPr>
            </w:rPrChange>
          </w:rPr>
          <w:t>Developing software or tools specifically designed for processing Chinese historical materials and classical texts to enhance data processing efficiency.</w:t>
        </w:r>
      </w:ins>
    </w:p>
    <w:p w14:paraId="164B4BC8" w14:textId="4375317A" w:rsidR="7C3C1EA3" w:rsidRDefault="33F6325B">
      <w:pPr>
        <w:pStyle w:val="ListParagraph"/>
        <w:numPr>
          <w:ilvl w:val="1"/>
          <w:numId w:val="8"/>
        </w:numPr>
        <w:spacing w:after="160"/>
        <w:ind w:left="792"/>
        <w:rPr>
          <w:ins w:id="255" w:author="Guest User" w:date="2026-06-22T15:24:00Z" w16du:dateUtc="2026-06-22T15:24:17Z"/>
          <w:rFonts w:ascii="SimSun" w:eastAsia="SimSun" w:hAnsi="SimSun" w:cs="SimSun"/>
          <w:szCs w:val="21"/>
          <w:lang w:eastAsia="zh-TW"/>
        </w:rPr>
        <w:pPrChange w:id="256" w:author="Guest User" w:date="2026-06-22T16:54:00Z">
          <w:pPr/>
        </w:pPrChange>
      </w:pPr>
      <w:ins w:id="257" w:author="Guest User" w:date="2026-06-22T14:56:00Z" w16du:dateUtc="2026-06-22T14:56:54Z">
        <w:r w:rsidRPr="33F6325B">
          <w:rPr>
            <w:rFonts w:ascii="SimSun" w:eastAsia="SimSun" w:hAnsi="SimSun" w:cs="SimSun"/>
            <w:szCs w:val="21"/>
            <w:lang w:eastAsia="zh-TW"/>
            <w:rPrChange w:id="258" w:author="Guest User" w:date="2026-06-22T16:48:00Z" w16du:dateUtc="2026-06-22T16:48:06Z">
              <w:rPr>
                <w:rFonts w:ascii="DengXian" w:eastAsia="DengXian" w:hAnsi="DengXian" w:cs="DengXian"/>
                <w:sz w:val="24"/>
                <w:szCs w:val="24"/>
                <w:lang w:eastAsia="zh-TW"/>
              </w:rPr>
            </w:rPrChange>
          </w:rPr>
          <w:t>光學字元辨識工具、自然語言處理工具、檢索系統、</w:t>
        </w:r>
        <w:r w:rsidRPr="33F6325B">
          <w:rPr>
            <w:rFonts w:ascii="SimSun" w:eastAsia="SimSun" w:hAnsi="SimSun" w:cs="SimSun"/>
            <w:szCs w:val="21"/>
            <w:lang w:eastAsia="zh-TW"/>
            <w:rPrChange w:id="259" w:author="Guest User" w:date="2026-06-22T14:57:00Z" w16du:dateUtc="2026-06-22T14:57:04Z">
              <w:rPr>
                <w:rFonts w:ascii="Aptos" w:eastAsia="Aptos" w:hAnsi="Aptos" w:cs="Aptos"/>
                <w:sz w:val="24"/>
                <w:szCs w:val="24"/>
              </w:rPr>
            </w:rPrChange>
          </w:rPr>
          <w:t>AI Agent</w:t>
        </w:r>
        <w:r w:rsidRPr="33F6325B">
          <w:rPr>
            <w:rFonts w:ascii="SimSun" w:eastAsia="SimSun" w:hAnsi="SimSun" w:cs="SimSun"/>
            <w:szCs w:val="21"/>
            <w:lang w:eastAsia="zh-TW"/>
            <w:rPrChange w:id="260" w:author="Guest User" w:date="2026-06-22T14:57:00Z" w16du:dateUtc="2026-06-22T14:57:04Z">
              <w:rPr>
                <w:rFonts w:ascii="DengXian" w:eastAsia="DengXian" w:hAnsi="DengXian" w:cs="DengXian"/>
                <w:sz w:val="24"/>
                <w:szCs w:val="24"/>
                <w:lang w:eastAsia="zh-TW"/>
              </w:rPr>
            </w:rPrChange>
          </w:rPr>
          <w:t>、圖像分類模型</w:t>
        </w:r>
      </w:ins>
    </w:p>
    <w:p w14:paraId="5F95843F" w14:textId="2284C182" w:rsidR="7C3C1EA3" w:rsidRDefault="33F6325B">
      <w:pPr>
        <w:pStyle w:val="ListParagraph"/>
        <w:spacing w:after="160"/>
        <w:ind w:left="1152"/>
        <w:rPr>
          <w:ins w:id="261" w:author="Guest User" w:date="2026-06-22T14:56:00Z" w16du:dateUtc="2026-06-22T14:56:54Z"/>
          <w:rFonts w:ascii="Times New Roman" w:eastAsia="Times New Roman" w:hAnsi="Times New Roman" w:cs="Times New Roman"/>
          <w:i/>
          <w:iCs/>
          <w:color w:val="595959" w:themeColor="text1" w:themeTint="A6"/>
          <w:sz w:val="19"/>
          <w:szCs w:val="19"/>
          <w:lang w:eastAsia="zh-TW"/>
          <w:rPrChange w:id="262" w:author="Guest User" w:date="2026-06-22T16:52:00Z">
            <w:rPr>
              <w:ins w:id="263" w:author="Guest User" w:date="2026-06-22T14:56:00Z" w16du:dateUtc="2026-06-22T14:56:54Z"/>
              <w:rFonts w:ascii="DengXian" w:eastAsia="DengXian" w:hAnsi="DengXian" w:cs="DengXian"/>
              <w:sz w:val="24"/>
              <w:szCs w:val="24"/>
              <w:lang w:eastAsia="zh-TW"/>
            </w:rPr>
          </w:rPrChange>
        </w:rPr>
        <w:pPrChange w:id="264" w:author="Guest User" w:date="2026-06-22T16:55:00Z">
          <w:pPr/>
        </w:pPrChange>
      </w:pPr>
      <w:ins w:id="265" w:author="Guest User" w:date="2026-06-22T15:24:00Z" w16du:dateUtc="2026-06-22T15:24:48Z">
        <w:r w:rsidRPr="33F6325B">
          <w:rPr>
            <w:rFonts w:ascii="Times New Roman" w:eastAsia="Times New Roman" w:hAnsi="Times New Roman" w:cs="Times New Roman"/>
            <w:i/>
            <w:iCs/>
            <w:color w:val="595959" w:themeColor="text1" w:themeTint="A6"/>
            <w:sz w:val="19"/>
            <w:szCs w:val="19"/>
            <w:lang w:eastAsia="zh-TW"/>
            <w:rPrChange w:id="266" w:author="Guest User" w:date="2026-06-22T16:47:00Z" w16du:dateUtc="2026-06-22T16:47:49Z">
              <w:rPr>
                <w:lang w:eastAsia="zh-TW"/>
              </w:rPr>
            </w:rPrChange>
          </w:rPr>
          <w:t xml:space="preserve">Optical Character Recognition (OCR) Tools, Natural Language Processing (NLP) Tools, </w:t>
        </w:r>
      </w:ins>
      <w:ins w:id="267" w:author="Guest User" w:date="2026-06-22T15:41:00Z" w16du:dateUtc="2026-06-22T15:41:04Z">
        <w:r w:rsidRPr="33F6325B">
          <w:rPr>
            <w:rFonts w:ascii="Times New Roman" w:eastAsia="Times New Roman" w:hAnsi="Times New Roman" w:cs="Times New Roman"/>
            <w:i/>
            <w:iCs/>
            <w:color w:val="595959" w:themeColor="text1" w:themeTint="A6"/>
            <w:sz w:val="19"/>
            <w:szCs w:val="19"/>
            <w:lang w:eastAsia="zh-TW"/>
            <w:rPrChange w:id="268" w:author="Guest User" w:date="2026-06-22T16:47:00Z" w16du:dateUtc="2026-06-22T16:47:49Z">
              <w:rPr>
                <w:lang w:eastAsia="zh-TW"/>
              </w:rPr>
            </w:rPrChange>
          </w:rPr>
          <w:t>Information</w:t>
        </w:r>
      </w:ins>
      <w:ins w:id="269" w:author="Guest User" w:date="2026-06-22T15:24:00Z" w16du:dateUtc="2026-06-22T15:24:48Z">
        <w:r w:rsidRPr="33F6325B">
          <w:rPr>
            <w:rFonts w:ascii="Times New Roman" w:eastAsia="Times New Roman" w:hAnsi="Times New Roman" w:cs="Times New Roman"/>
            <w:i/>
            <w:iCs/>
            <w:color w:val="595959" w:themeColor="text1" w:themeTint="A6"/>
            <w:sz w:val="19"/>
            <w:szCs w:val="19"/>
            <w:lang w:eastAsia="zh-TW"/>
            <w:rPrChange w:id="270" w:author="Guest User" w:date="2026-06-22T16:47:00Z" w16du:dateUtc="2026-06-22T16:47:49Z">
              <w:rPr>
                <w:lang w:eastAsia="zh-TW"/>
              </w:rPr>
            </w:rPrChange>
          </w:rPr>
          <w:t xml:space="preserve"> Retrieval Systems, AI Agents, Image Classification Models</w:t>
        </w:r>
      </w:ins>
      <w:ins w:id="271" w:author="Guest User" w:date="2026-06-22T15:35:00Z" w16du:dateUtc="2026-06-22T15:35:31Z">
        <w:r w:rsidRPr="33F6325B">
          <w:rPr>
            <w:rFonts w:ascii="Times New Roman" w:eastAsia="Times New Roman" w:hAnsi="Times New Roman" w:cs="Times New Roman"/>
            <w:i/>
            <w:iCs/>
            <w:color w:val="595959" w:themeColor="text1" w:themeTint="A6"/>
            <w:sz w:val="19"/>
            <w:szCs w:val="19"/>
            <w:lang w:eastAsia="zh-TW"/>
            <w:rPrChange w:id="272" w:author="Guest User" w:date="2026-06-22T16:47:00Z" w16du:dateUtc="2026-06-22T16:47:49Z">
              <w:rPr>
                <w:lang w:eastAsia="zh-TW"/>
              </w:rPr>
            </w:rPrChange>
          </w:rPr>
          <w:t>.</w:t>
        </w:r>
      </w:ins>
    </w:p>
    <w:p w14:paraId="7EA84394" w14:textId="420CF91C" w:rsidR="7C3C1EA3" w:rsidRDefault="33F6325B">
      <w:pPr>
        <w:spacing w:after="160"/>
        <w:rPr>
          <w:ins w:id="273" w:author="Guest User" w:date="2026-06-22T14:56:00Z" w16du:dateUtc="2026-06-22T14:56:54Z"/>
          <w:rFonts w:ascii="SimSun" w:eastAsia="SimSun" w:hAnsi="SimSun" w:cs="SimSun"/>
          <w:szCs w:val="21"/>
          <w:rPrChange w:id="274" w:author="Guest User" w:date="2026-06-22T14:57:00Z">
            <w:rPr>
              <w:ins w:id="275" w:author="Guest User" w:date="2026-06-22T14:56:00Z" w16du:dateUtc="2026-06-22T14:56:54Z"/>
              <w:rFonts w:ascii="Aptos" w:eastAsia="Aptos" w:hAnsi="Aptos" w:cs="Aptos"/>
              <w:sz w:val="24"/>
              <w:szCs w:val="24"/>
            </w:rPr>
          </w:rPrChange>
        </w:rPr>
        <w:pPrChange w:id="276" w:author="Guest User" w:date="2026-06-22T14:56:00Z">
          <w:pPr/>
        </w:pPrChange>
      </w:pPr>
      <w:ins w:id="277" w:author="Guest User" w:date="2026-06-22T14:56:00Z" w16du:dateUtc="2026-06-22T14:56:54Z">
        <w:r w:rsidRPr="33F6325B">
          <w:rPr>
            <w:rFonts w:ascii="SimSun" w:eastAsia="SimSun" w:hAnsi="SimSun" w:cs="SimSun"/>
            <w:szCs w:val="21"/>
            <w:rPrChange w:id="278" w:author="Guest User" w:date="2026-06-22T14:57:00Z" w16du:dateUtc="2026-06-22T14:57:10Z">
              <w:rPr>
                <w:rFonts w:ascii="Aptos" w:eastAsia="Aptos" w:hAnsi="Aptos" w:cs="Aptos"/>
                <w:sz w:val="24"/>
                <w:szCs w:val="24"/>
              </w:rPr>
            </w:rPrChange>
          </w:rPr>
          <w:t xml:space="preserve"> </w:t>
        </w:r>
      </w:ins>
    </w:p>
    <w:p w14:paraId="6A6FDB8B" w14:textId="53FB4DCE" w:rsidR="7C3C1EA3" w:rsidRDefault="33F6325B">
      <w:pPr>
        <w:pStyle w:val="ListParagraph"/>
        <w:numPr>
          <w:ilvl w:val="0"/>
          <w:numId w:val="7"/>
        </w:numPr>
        <w:spacing w:after="40" w:line="293" w:lineRule="auto"/>
        <w:ind w:left="288"/>
        <w:rPr>
          <w:ins w:id="279" w:author="Guest User" w:date="2026-06-22T15:24:00Z" w16du:dateUtc="2026-06-22T15:24:59Z"/>
          <w:rFonts w:ascii="SimSun" w:eastAsia="SimSun" w:hAnsi="SimSun" w:cs="SimSun"/>
          <w:szCs w:val="21"/>
          <w:lang w:eastAsia="zh-TW"/>
        </w:rPr>
        <w:pPrChange w:id="280" w:author="Guest User" w:date="2026-06-22T16:50:00Z">
          <w:pPr/>
        </w:pPrChange>
      </w:pPr>
      <w:ins w:id="281" w:author="Guest User" w:date="2026-06-22T14:56:00Z" w16du:dateUtc="2026-06-22T14:56:54Z">
        <w:r w:rsidRPr="33F6325B">
          <w:rPr>
            <w:rFonts w:ascii="SimSun" w:eastAsia="SimSun" w:hAnsi="SimSun" w:cs="SimSun"/>
            <w:szCs w:val="21"/>
            <w:lang w:eastAsia="zh-TW"/>
            <w:rPrChange w:id="282" w:author="Guest User" w:date="2026-06-22T14:57:00Z" w16du:dateUtc="2026-06-22T14:57:10Z">
              <w:rPr>
                <w:rFonts w:ascii="DengXian" w:eastAsia="DengXian" w:hAnsi="DengXian" w:cs="DengXian"/>
                <w:sz w:val="24"/>
                <w:szCs w:val="24"/>
                <w:lang w:eastAsia="zh-TW"/>
              </w:rPr>
            </w:rPrChange>
          </w:rPr>
          <w:t>教學型作品：結合數位人文技術與文史知識，設計有趣和可行的教學方案。</w:t>
        </w:r>
      </w:ins>
    </w:p>
    <w:p w14:paraId="5D5E4DB6" w14:textId="379C80BE" w:rsidR="7C3C1EA3" w:rsidRDefault="33F6325B">
      <w:pPr>
        <w:pStyle w:val="ListParagraph"/>
        <w:spacing w:after="40" w:line="283" w:lineRule="auto"/>
        <w:ind w:left="792"/>
        <w:rPr>
          <w:ins w:id="283" w:author="Guest User" w:date="2026-06-22T14:56:00Z" w16du:dateUtc="2026-06-22T14:56:54Z"/>
          <w:rFonts w:ascii="Times New Roman" w:eastAsia="Times New Roman" w:hAnsi="Times New Roman" w:cs="Times New Roman"/>
          <w:i/>
          <w:iCs/>
          <w:color w:val="595959" w:themeColor="text1" w:themeTint="A6"/>
          <w:sz w:val="19"/>
          <w:szCs w:val="19"/>
          <w:lang w:eastAsia="zh-TW"/>
          <w:rPrChange w:id="284" w:author="Guest User" w:date="2026-06-22T16:52:00Z">
            <w:rPr>
              <w:ins w:id="285" w:author="Guest User" w:date="2026-06-22T14:56:00Z" w16du:dateUtc="2026-06-22T14:56:54Z"/>
              <w:rFonts w:ascii="DengXian" w:eastAsia="DengXian" w:hAnsi="DengXian" w:cs="DengXian"/>
              <w:sz w:val="24"/>
              <w:szCs w:val="24"/>
              <w:lang w:eastAsia="zh-TW"/>
            </w:rPr>
          </w:rPrChange>
        </w:rPr>
        <w:pPrChange w:id="286" w:author="Guest User" w:date="2026-06-22T16:52:00Z">
          <w:pPr/>
        </w:pPrChange>
      </w:pPr>
      <w:ins w:id="287" w:author="Guest User" w:date="2026-06-22T15:25:00Z" w16du:dateUtc="2026-06-22T15:25:14Z">
        <w:r w:rsidRPr="33F6325B">
          <w:rPr>
            <w:rFonts w:ascii="Times New Roman" w:eastAsia="Times New Roman" w:hAnsi="Times New Roman" w:cs="Times New Roman"/>
            <w:i/>
            <w:iCs/>
            <w:color w:val="595959" w:themeColor="text1" w:themeTint="A6"/>
            <w:sz w:val="19"/>
            <w:szCs w:val="19"/>
            <w:lang w:eastAsia="zh-TW"/>
            <w:rPrChange w:id="288" w:author="Guest User" w:date="2026-06-22T16:52:00Z" w16du:dateUtc="2026-06-22T16:52:07Z">
              <w:rPr>
                <w:lang w:eastAsia="zh-TW"/>
              </w:rPr>
            </w:rPrChange>
          </w:rPr>
          <w:t xml:space="preserve">Education-oriented </w:t>
        </w:r>
        <w:r w:rsidRPr="33F6325B">
          <w:rPr>
            <w:rFonts w:ascii="Times New Roman" w:eastAsia="Times New Roman" w:hAnsi="Times New Roman" w:cs="Times New Roman"/>
            <w:i/>
            <w:iCs/>
            <w:color w:val="595959" w:themeColor="text1" w:themeTint="A6"/>
            <w:sz w:val="19"/>
            <w:szCs w:val="19"/>
            <w:lang w:eastAsia="zh-TW"/>
            <w:rPrChange w:id="289" w:author="Guest User" w:date="2026-06-22T16:47:00Z" w16du:dateUtc="2026-06-22T16:47:47Z">
              <w:rPr>
                <w:lang w:eastAsia="zh-TW"/>
              </w:rPr>
            </w:rPrChange>
          </w:rPr>
          <w:t>work: Integrating digital humanities technologies with literary and historical knowledge to design engaging, practical, and feasible teaching plans or resources.</w:t>
        </w:r>
      </w:ins>
    </w:p>
    <w:p w14:paraId="33AB1450" w14:textId="2C9C60E2" w:rsidR="7C3C1EA3" w:rsidRDefault="33F6325B">
      <w:pPr>
        <w:pStyle w:val="ListParagraph"/>
        <w:numPr>
          <w:ilvl w:val="1"/>
          <w:numId w:val="7"/>
        </w:numPr>
        <w:spacing w:after="160"/>
        <w:ind w:left="792"/>
        <w:rPr>
          <w:ins w:id="290" w:author="Guest User" w:date="2026-06-22T15:25:00Z" w16du:dateUtc="2026-06-22T15:25:21Z"/>
          <w:rFonts w:ascii="SimSun" w:eastAsia="SimSun" w:hAnsi="SimSun" w:cs="SimSun"/>
          <w:szCs w:val="21"/>
          <w:lang w:eastAsia="zh-TW"/>
        </w:rPr>
        <w:pPrChange w:id="291" w:author="Guest User" w:date="2026-06-22T16:54:00Z">
          <w:pPr/>
        </w:pPrChange>
      </w:pPr>
      <w:ins w:id="292" w:author="Guest User" w:date="2026-06-22T14:56:00Z" w16du:dateUtc="2026-06-22T14:56:54Z">
        <w:r w:rsidRPr="33F6325B">
          <w:rPr>
            <w:rFonts w:ascii="SimSun" w:eastAsia="SimSun" w:hAnsi="SimSun" w:cs="SimSun"/>
            <w:szCs w:val="21"/>
            <w:lang w:eastAsia="zh-TW"/>
            <w:rPrChange w:id="293" w:author="Guest User" w:date="2026-06-22T14:57:00Z" w16du:dateUtc="2026-06-22T14:57:10Z">
              <w:rPr>
                <w:rFonts w:ascii="DengXian" w:eastAsia="DengXian" w:hAnsi="DengXian" w:cs="DengXian"/>
                <w:sz w:val="24"/>
                <w:szCs w:val="24"/>
                <w:lang w:eastAsia="zh-TW"/>
              </w:rPr>
            </w:rPrChange>
          </w:rPr>
          <w:t>互動教材、評估工具、影片、操作指南、課程單元設計</w:t>
        </w:r>
      </w:ins>
    </w:p>
    <w:p w14:paraId="1DA52DD2" w14:textId="08F7B871" w:rsidR="7C3C1EA3" w:rsidRDefault="33F6325B">
      <w:pPr>
        <w:pStyle w:val="ListParagraph"/>
        <w:spacing w:after="160"/>
        <w:ind w:left="1152"/>
        <w:rPr>
          <w:ins w:id="294" w:author="Guest User" w:date="2026-06-22T14:56:00Z" w16du:dateUtc="2026-06-22T14:56:54Z"/>
          <w:rFonts w:ascii="Times New Roman" w:eastAsia="Times New Roman" w:hAnsi="Times New Roman" w:cs="Times New Roman"/>
          <w:i/>
          <w:iCs/>
          <w:color w:val="595959" w:themeColor="text1" w:themeTint="A6"/>
          <w:sz w:val="19"/>
          <w:szCs w:val="19"/>
          <w:lang w:eastAsia="zh-TW"/>
          <w:rPrChange w:id="295" w:author="Guest User" w:date="2026-06-22T16:52:00Z">
            <w:rPr>
              <w:ins w:id="296" w:author="Guest User" w:date="2026-06-22T14:56:00Z" w16du:dateUtc="2026-06-22T14:56:54Z"/>
              <w:rFonts w:ascii="DengXian" w:eastAsia="DengXian" w:hAnsi="DengXian" w:cs="DengXian"/>
              <w:sz w:val="24"/>
              <w:szCs w:val="24"/>
              <w:lang w:eastAsia="zh-TW"/>
            </w:rPr>
          </w:rPrChange>
        </w:rPr>
        <w:pPrChange w:id="297" w:author="Guest User" w:date="2026-06-22T16:55:00Z">
          <w:pPr/>
        </w:pPrChange>
      </w:pPr>
      <w:ins w:id="298" w:author="Guest User" w:date="2026-06-22T15:25:00Z" w16du:dateUtc="2026-06-22T15:25:26Z">
        <w:r w:rsidRPr="33F6325B">
          <w:rPr>
            <w:rFonts w:ascii="Times New Roman" w:eastAsia="Times New Roman" w:hAnsi="Times New Roman" w:cs="Times New Roman"/>
            <w:i/>
            <w:iCs/>
            <w:color w:val="595959" w:themeColor="text1" w:themeTint="A6"/>
            <w:sz w:val="19"/>
            <w:szCs w:val="19"/>
            <w:lang w:eastAsia="zh-TW"/>
            <w:rPrChange w:id="299" w:author="Guest User" w:date="2026-06-22T16:47:00Z" w16du:dateUtc="2026-06-22T16:47:45Z">
              <w:rPr>
                <w:lang w:eastAsia="zh-TW"/>
              </w:rPr>
            </w:rPrChange>
          </w:rPr>
          <w:t>Interactive Teaching Materials, Assessment Tools, Educational Videos, Tutorials</w:t>
        </w:r>
      </w:ins>
      <w:ins w:id="300" w:author="Guest User" w:date="2026-06-22T15:41:00Z" w16du:dateUtc="2026-06-22T15:41:20Z">
        <w:r w:rsidRPr="33F6325B">
          <w:rPr>
            <w:rFonts w:ascii="Times New Roman" w:eastAsia="Times New Roman" w:hAnsi="Times New Roman" w:cs="Times New Roman"/>
            <w:i/>
            <w:iCs/>
            <w:color w:val="595959" w:themeColor="text1" w:themeTint="A6"/>
            <w:sz w:val="19"/>
            <w:szCs w:val="19"/>
            <w:lang w:eastAsia="zh-TW"/>
            <w:rPrChange w:id="301" w:author="Guest User" w:date="2026-06-22T16:47:00Z" w16du:dateUtc="2026-06-22T16:47:45Z">
              <w:rPr>
                <w:lang w:eastAsia="zh-TW"/>
              </w:rPr>
            </w:rPrChange>
          </w:rPr>
          <w:t xml:space="preserve">, </w:t>
        </w:r>
      </w:ins>
      <w:ins w:id="302" w:author="Guest User" w:date="2026-06-22T15:25:00Z" w16du:dateUtc="2026-06-22T15:25:26Z">
        <w:r w:rsidRPr="33F6325B">
          <w:rPr>
            <w:rFonts w:ascii="Times New Roman" w:eastAsia="Times New Roman" w:hAnsi="Times New Roman" w:cs="Times New Roman"/>
            <w:i/>
            <w:iCs/>
            <w:color w:val="595959" w:themeColor="text1" w:themeTint="A6"/>
            <w:sz w:val="19"/>
            <w:szCs w:val="19"/>
            <w:lang w:eastAsia="zh-TW"/>
            <w:rPrChange w:id="303" w:author="Guest User" w:date="2026-06-22T16:47:00Z" w16du:dateUtc="2026-06-22T16:47:45Z">
              <w:rPr>
                <w:lang w:eastAsia="zh-TW"/>
              </w:rPr>
            </w:rPrChange>
          </w:rPr>
          <w:t>Operation Guides, Course Module Designs.</w:t>
        </w:r>
      </w:ins>
    </w:p>
    <w:p w14:paraId="1447B861" w14:textId="68003149" w:rsidR="7C3C1EA3" w:rsidRDefault="7C3C1EA3">
      <w:pPr>
        <w:spacing w:after="160"/>
        <w:rPr>
          <w:ins w:id="304" w:author="Guest User" w:date="2026-06-22T14:56:00Z" w16du:dateUtc="2026-06-22T14:56:54Z"/>
          <w:rFonts w:ascii="SimSun" w:eastAsia="SimSun" w:hAnsi="SimSun" w:cs="SimSun"/>
          <w:szCs w:val="21"/>
          <w:rPrChange w:id="305" w:author="Guest User" w:date="2026-06-22T14:57:00Z">
            <w:rPr>
              <w:ins w:id="306" w:author="Guest User" w:date="2026-06-22T14:56:00Z" w16du:dateUtc="2026-06-22T14:56:54Z"/>
              <w:rFonts w:ascii="Aptos" w:eastAsia="Aptos" w:hAnsi="Aptos" w:cs="Aptos"/>
              <w:sz w:val="24"/>
              <w:szCs w:val="24"/>
            </w:rPr>
          </w:rPrChange>
        </w:rPr>
        <w:pPrChange w:id="307" w:author="Guest User" w:date="2026-06-22T14:56:00Z">
          <w:pPr/>
        </w:pPrChange>
      </w:pPr>
    </w:p>
    <w:p w14:paraId="50AD55D4" w14:textId="7AF2C90A" w:rsidR="7C3C1EA3" w:rsidRDefault="33F6325B">
      <w:pPr>
        <w:pStyle w:val="ListParagraph"/>
        <w:numPr>
          <w:ilvl w:val="0"/>
          <w:numId w:val="6"/>
        </w:numPr>
        <w:spacing w:after="40" w:line="293" w:lineRule="auto"/>
        <w:ind w:left="288"/>
        <w:rPr>
          <w:ins w:id="308" w:author="Guest User" w:date="2026-06-22T15:25:00Z" w16du:dateUtc="2026-06-22T15:25:33Z"/>
          <w:rFonts w:ascii="SimSun" w:eastAsia="SimSun" w:hAnsi="SimSun" w:cs="SimSun"/>
          <w:szCs w:val="21"/>
          <w:lang w:eastAsia="zh-TW"/>
        </w:rPr>
        <w:pPrChange w:id="309" w:author="Guest User" w:date="2026-06-22T16:50:00Z">
          <w:pPr/>
        </w:pPrChange>
      </w:pPr>
      <w:ins w:id="310" w:author="Guest User" w:date="2026-06-22T14:56:00Z" w16du:dateUtc="2026-06-22T14:56:54Z">
        <w:r w:rsidRPr="33F6325B">
          <w:rPr>
            <w:rFonts w:ascii="SimSun" w:eastAsia="SimSun" w:hAnsi="SimSun" w:cs="SimSun"/>
            <w:szCs w:val="21"/>
            <w:lang w:eastAsia="zh-TW"/>
            <w:rPrChange w:id="311" w:author="Guest User" w:date="2026-06-22T16:47:00Z" w16du:dateUtc="2026-06-22T16:47:41Z">
              <w:rPr>
                <w:rFonts w:ascii="DengXian" w:eastAsia="DengXian" w:hAnsi="DengXian" w:cs="DengXian"/>
                <w:sz w:val="24"/>
                <w:szCs w:val="24"/>
                <w:lang w:eastAsia="zh-TW"/>
              </w:rPr>
            </w:rPrChange>
          </w:rPr>
          <w:t>展示型作品：將古典文獻或歷史材料轉化成沉浸式與可互動的媒介。</w:t>
        </w:r>
      </w:ins>
    </w:p>
    <w:p w14:paraId="7233D5CC" w14:textId="7AB00F9C" w:rsidR="7C3C1EA3" w:rsidRDefault="33F6325B">
      <w:pPr>
        <w:pStyle w:val="ListParagraph"/>
        <w:spacing w:after="40" w:line="283" w:lineRule="auto"/>
        <w:ind w:left="792"/>
        <w:rPr>
          <w:ins w:id="312" w:author="Guest User" w:date="2026-06-22T14:56:00Z" w16du:dateUtc="2026-06-22T14:56:54Z"/>
          <w:rFonts w:ascii="Times New Roman" w:eastAsia="Times New Roman" w:hAnsi="Times New Roman" w:cs="Times New Roman"/>
          <w:i/>
          <w:iCs/>
          <w:color w:val="595959" w:themeColor="text1" w:themeTint="A6"/>
          <w:sz w:val="19"/>
          <w:szCs w:val="19"/>
          <w:lang w:eastAsia="zh-TW"/>
          <w:rPrChange w:id="313" w:author="Guest User" w:date="2026-06-22T16:52:00Z">
            <w:rPr>
              <w:ins w:id="314" w:author="Guest User" w:date="2026-06-22T14:56:00Z" w16du:dateUtc="2026-06-22T14:56:54Z"/>
              <w:rFonts w:ascii="DengXian" w:eastAsia="DengXian" w:hAnsi="DengXian" w:cs="DengXian"/>
              <w:sz w:val="24"/>
              <w:szCs w:val="24"/>
              <w:lang w:eastAsia="zh-TW"/>
            </w:rPr>
          </w:rPrChange>
        </w:rPr>
        <w:pPrChange w:id="315" w:author="Guest User" w:date="2026-06-22T16:52:00Z">
          <w:pPr/>
        </w:pPrChange>
      </w:pPr>
      <w:ins w:id="316" w:author="Guest User" w:date="2026-06-22T15:25:00Z" w16du:dateUtc="2026-06-22T15:25:50Z">
        <w:r w:rsidRPr="33F6325B">
          <w:rPr>
            <w:rFonts w:ascii="Times New Roman" w:eastAsia="Times New Roman" w:hAnsi="Times New Roman" w:cs="Times New Roman"/>
            <w:i/>
            <w:iCs/>
            <w:color w:val="595959" w:themeColor="text1" w:themeTint="A6"/>
            <w:sz w:val="19"/>
            <w:szCs w:val="19"/>
            <w:lang w:eastAsia="zh-TW"/>
            <w:rPrChange w:id="317" w:author="Guest User" w:date="2026-06-22T16:52:00Z" w16du:dateUtc="2026-06-22T16:52:23Z">
              <w:rPr>
                <w:lang w:eastAsia="zh-TW"/>
              </w:rPr>
            </w:rPrChange>
          </w:rPr>
          <w:t xml:space="preserve">Exhibition-oriented </w:t>
        </w:r>
        <w:r w:rsidRPr="33F6325B">
          <w:rPr>
            <w:rFonts w:ascii="Times New Roman" w:eastAsia="Times New Roman" w:hAnsi="Times New Roman" w:cs="Times New Roman"/>
            <w:i/>
            <w:iCs/>
            <w:color w:val="595959" w:themeColor="text1" w:themeTint="A6"/>
            <w:sz w:val="19"/>
            <w:szCs w:val="19"/>
            <w:lang w:eastAsia="zh-TW"/>
            <w:rPrChange w:id="318" w:author="Guest User" w:date="2026-06-22T16:47:00Z" w16du:dateUtc="2026-06-22T16:47:32Z">
              <w:rPr>
                <w:lang w:eastAsia="zh-TW"/>
              </w:rPr>
            </w:rPrChange>
          </w:rPr>
          <w:t>work: Transforming classical texts or historical materials into immersive, interactive, and publicly accessible media.</w:t>
        </w:r>
      </w:ins>
    </w:p>
    <w:p w14:paraId="4C535A64" w14:textId="1DD49E14" w:rsidR="7C3C1EA3" w:rsidRDefault="33F6325B">
      <w:pPr>
        <w:pStyle w:val="ListParagraph"/>
        <w:numPr>
          <w:ilvl w:val="1"/>
          <w:numId w:val="6"/>
        </w:numPr>
        <w:spacing w:after="160"/>
        <w:ind w:left="792"/>
        <w:rPr>
          <w:ins w:id="319" w:author="Guest User" w:date="2026-06-22T15:26:00Z" w16du:dateUtc="2026-06-22T15:26:09Z"/>
          <w:rFonts w:ascii="SimSun" w:eastAsia="SimSun" w:hAnsi="SimSun" w:cs="SimSun"/>
          <w:color w:val="000000" w:themeColor="text1"/>
          <w:szCs w:val="21"/>
          <w:lang w:eastAsia="zh-TW"/>
          <w:rPrChange w:id="320" w:author="Guest User" w:date="2026-06-22T16:47:00Z">
            <w:rPr>
              <w:ins w:id="321" w:author="Guest User" w:date="2026-06-22T15:26:00Z" w16du:dateUtc="2026-06-22T15:26:09Z"/>
              <w:rFonts w:ascii="SimSun" w:eastAsia="SimSun" w:hAnsi="SimSun" w:cs="SimSun"/>
              <w:szCs w:val="21"/>
              <w:lang w:eastAsia="zh-TW"/>
            </w:rPr>
          </w:rPrChange>
        </w:rPr>
        <w:pPrChange w:id="322" w:author="Guest User" w:date="2026-06-22T16:54:00Z">
          <w:pPr/>
        </w:pPrChange>
      </w:pPr>
      <w:ins w:id="323" w:author="Guest User" w:date="2026-06-22T14:56:00Z" w16du:dateUtc="2026-06-22T14:56:54Z">
        <w:r w:rsidRPr="33F6325B">
          <w:rPr>
            <w:rFonts w:ascii="SimSun" w:eastAsia="SimSun" w:hAnsi="SimSun" w:cs="SimSun"/>
            <w:color w:val="000000" w:themeColor="text1"/>
            <w:szCs w:val="21"/>
            <w:lang w:eastAsia="zh-TW"/>
            <w:rPrChange w:id="324" w:author="Guest User" w:date="2026-06-22T16:47:00Z" w16du:dateUtc="2026-06-22T16:47:24Z">
              <w:rPr>
                <w:rFonts w:ascii="DengXian" w:eastAsia="DengXian" w:hAnsi="DengXian" w:cs="DengXian"/>
                <w:sz w:val="24"/>
                <w:szCs w:val="24"/>
                <w:lang w:eastAsia="zh-TW"/>
              </w:rPr>
            </w:rPrChange>
          </w:rPr>
          <w:t>擴增實境（</w:t>
        </w:r>
        <w:r w:rsidRPr="33F6325B">
          <w:rPr>
            <w:rFonts w:ascii="SimSun" w:eastAsia="SimSun" w:hAnsi="SimSun" w:cs="SimSun"/>
            <w:color w:val="000000" w:themeColor="text1"/>
            <w:szCs w:val="21"/>
            <w:lang w:eastAsia="zh-TW"/>
            <w:rPrChange w:id="325" w:author="Guest User" w:date="2026-06-22T14:57:00Z" w16du:dateUtc="2026-06-22T14:57:04Z">
              <w:rPr>
                <w:rFonts w:ascii="Aptos" w:eastAsia="Aptos" w:hAnsi="Aptos" w:cs="Aptos"/>
                <w:sz w:val="24"/>
                <w:szCs w:val="24"/>
              </w:rPr>
            </w:rPrChange>
          </w:rPr>
          <w:t>AR</w:t>
        </w:r>
        <w:r w:rsidRPr="33F6325B">
          <w:rPr>
            <w:rFonts w:ascii="SimSun" w:eastAsia="SimSun" w:hAnsi="SimSun" w:cs="SimSun"/>
            <w:color w:val="000000" w:themeColor="text1"/>
            <w:szCs w:val="21"/>
            <w:lang w:eastAsia="zh-TW"/>
            <w:rPrChange w:id="326" w:author="Guest User" w:date="2026-06-22T14:57:00Z" w16du:dateUtc="2026-06-22T14:57:04Z">
              <w:rPr>
                <w:rFonts w:ascii="DengXian" w:eastAsia="DengXian" w:hAnsi="DengXian" w:cs="DengXian"/>
                <w:sz w:val="24"/>
                <w:szCs w:val="24"/>
                <w:lang w:eastAsia="zh-TW"/>
              </w:rPr>
            </w:rPrChange>
          </w:rPr>
          <w:t>）</w:t>
        </w:r>
        <w:r w:rsidRPr="33F6325B">
          <w:rPr>
            <w:rFonts w:ascii="SimSun" w:eastAsia="SimSun" w:hAnsi="SimSun" w:cs="SimSun"/>
            <w:color w:val="000000" w:themeColor="text1"/>
            <w:szCs w:val="21"/>
            <w:lang w:eastAsia="zh-TW"/>
            <w:rPrChange w:id="327" w:author="Guest User" w:date="2026-06-22T14:57:00Z" w16du:dateUtc="2026-06-22T14:57:04Z">
              <w:rPr>
                <w:rFonts w:ascii="Aptos" w:eastAsia="Aptos" w:hAnsi="Aptos" w:cs="Aptos"/>
                <w:sz w:val="24"/>
                <w:szCs w:val="24"/>
              </w:rPr>
            </w:rPrChange>
          </w:rPr>
          <w:t xml:space="preserve">/ </w:t>
        </w:r>
        <w:r w:rsidRPr="33F6325B">
          <w:rPr>
            <w:rFonts w:ascii="SimSun" w:eastAsia="SimSun" w:hAnsi="SimSun" w:cs="SimSun"/>
            <w:color w:val="000000" w:themeColor="text1"/>
            <w:szCs w:val="21"/>
            <w:lang w:eastAsia="zh-TW"/>
            <w:rPrChange w:id="328" w:author="Guest User" w:date="2026-06-22T14:57:00Z" w16du:dateUtc="2026-06-22T14:57:04Z">
              <w:rPr>
                <w:rFonts w:ascii="DengXian" w:eastAsia="DengXian" w:hAnsi="DengXian" w:cs="DengXian"/>
                <w:sz w:val="24"/>
                <w:szCs w:val="24"/>
                <w:lang w:eastAsia="zh-TW"/>
              </w:rPr>
            </w:rPrChange>
          </w:rPr>
          <w:t>虛擬實境（</w:t>
        </w:r>
        <w:r w:rsidRPr="33F6325B">
          <w:rPr>
            <w:rFonts w:ascii="SimSun" w:eastAsia="SimSun" w:hAnsi="SimSun" w:cs="SimSun"/>
            <w:color w:val="000000" w:themeColor="text1"/>
            <w:szCs w:val="21"/>
            <w:lang w:eastAsia="zh-TW"/>
            <w:rPrChange w:id="329" w:author="Guest User" w:date="2026-06-22T14:57:00Z" w16du:dateUtc="2026-06-22T14:57:04Z">
              <w:rPr>
                <w:rFonts w:ascii="Aptos" w:eastAsia="Aptos" w:hAnsi="Aptos" w:cs="Aptos"/>
                <w:sz w:val="24"/>
                <w:szCs w:val="24"/>
              </w:rPr>
            </w:rPrChange>
          </w:rPr>
          <w:t>VR</w:t>
        </w:r>
        <w:r w:rsidRPr="33F6325B">
          <w:rPr>
            <w:rFonts w:ascii="SimSun" w:eastAsia="SimSun" w:hAnsi="SimSun" w:cs="SimSun"/>
            <w:color w:val="000000" w:themeColor="text1"/>
            <w:szCs w:val="21"/>
            <w:lang w:eastAsia="zh-TW"/>
            <w:rPrChange w:id="330" w:author="Guest User" w:date="2026-06-22T14:57:00Z" w16du:dateUtc="2026-06-22T14:57:04Z">
              <w:rPr>
                <w:rFonts w:ascii="DengXian" w:eastAsia="DengXian" w:hAnsi="DengXian" w:cs="DengXian"/>
                <w:sz w:val="24"/>
                <w:szCs w:val="24"/>
                <w:lang w:eastAsia="zh-TW"/>
              </w:rPr>
            </w:rPrChange>
          </w:rPr>
          <w:t>）體驗、虛擬展覽、互動式歷史游戲、</w:t>
        </w:r>
        <w:r w:rsidRPr="33F6325B">
          <w:rPr>
            <w:rFonts w:ascii="SimSun" w:eastAsia="SimSun" w:hAnsi="SimSun" w:cs="SimSun"/>
            <w:color w:val="000000" w:themeColor="text1"/>
            <w:szCs w:val="21"/>
            <w:lang w:eastAsia="zh-TW"/>
            <w:rPrChange w:id="331" w:author="Guest User" w:date="2026-06-22T14:57:00Z" w16du:dateUtc="2026-06-22T14:57:04Z">
              <w:rPr>
                <w:rFonts w:ascii="Aptos" w:eastAsia="Aptos" w:hAnsi="Aptos" w:cs="Aptos"/>
                <w:sz w:val="24"/>
                <w:szCs w:val="24"/>
              </w:rPr>
            </w:rPrChange>
          </w:rPr>
          <w:t>3D</w:t>
        </w:r>
        <w:r w:rsidRPr="33F6325B">
          <w:rPr>
            <w:rFonts w:ascii="SimSun" w:eastAsia="SimSun" w:hAnsi="SimSun" w:cs="SimSun"/>
            <w:color w:val="000000" w:themeColor="text1"/>
            <w:szCs w:val="21"/>
            <w:lang w:eastAsia="zh-TW"/>
            <w:rPrChange w:id="332" w:author="Guest User" w:date="2026-06-22T14:57:00Z" w16du:dateUtc="2026-06-22T14:57:04Z">
              <w:rPr>
                <w:rFonts w:ascii="DengXian" w:eastAsia="DengXian" w:hAnsi="DengXian" w:cs="DengXian"/>
                <w:sz w:val="24"/>
                <w:szCs w:val="24"/>
                <w:lang w:eastAsia="zh-TW"/>
              </w:rPr>
            </w:rPrChange>
          </w:rPr>
          <w:t>空間復原、檔案館、人工智能聊天機器人</w:t>
        </w:r>
        <w:r w:rsidRPr="33F6325B">
          <w:rPr>
            <w:rFonts w:ascii="SimSun" w:eastAsia="SimSun" w:hAnsi="SimSun" w:cs="SimSun"/>
            <w:color w:val="000000" w:themeColor="text1"/>
            <w:szCs w:val="21"/>
            <w:lang w:eastAsia="zh-TW"/>
            <w:rPrChange w:id="333" w:author="Guest User" w:date="2026-06-22T14:57:00Z" w16du:dateUtc="2026-06-22T14:57:04Z">
              <w:rPr>
                <w:rFonts w:ascii="Aptos" w:eastAsia="Aptos" w:hAnsi="Aptos" w:cs="Aptos"/>
                <w:sz w:val="24"/>
                <w:szCs w:val="24"/>
              </w:rPr>
            </w:rPrChange>
          </w:rPr>
          <w:t xml:space="preserve"> (AI Chatbot)</w:t>
        </w:r>
        <w:r w:rsidRPr="33F6325B">
          <w:rPr>
            <w:rFonts w:ascii="SimSun" w:eastAsia="SimSun" w:hAnsi="SimSun" w:cs="SimSun"/>
            <w:color w:val="000000" w:themeColor="text1"/>
            <w:szCs w:val="21"/>
            <w:lang w:eastAsia="zh-TW"/>
            <w:rPrChange w:id="334" w:author="Guest User" w:date="2026-06-22T14:57:00Z" w16du:dateUtc="2026-06-22T14:57:04Z">
              <w:rPr>
                <w:rFonts w:ascii="DengXian" w:eastAsia="DengXian" w:hAnsi="DengXian" w:cs="DengXian"/>
                <w:sz w:val="24"/>
                <w:szCs w:val="24"/>
                <w:lang w:eastAsia="zh-TW"/>
              </w:rPr>
            </w:rPrChange>
          </w:rPr>
          <w:t>、多模態敘事作品</w:t>
        </w:r>
      </w:ins>
    </w:p>
    <w:p w14:paraId="3BF79D36" w14:textId="58CC4750" w:rsidR="7C3C1EA3" w:rsidRDefault="33F6325B">
      <w:pPr>
        <w:pStyle w:val="ListParagraph"/>
        <w:spacing w:after="160"/>
        <w:ind w:left="1152"/>
        <w:rPr>
          <w:ins w:id="335" w:author="Guest User" w:date="2026-06-22T14:56:00Z" w16du:dateUtc="2026-06-22T14:56:54Z"/>
          <w:rFonts w:ascii="Times New Roman" w:eastAsia="Times New Roman" w:hAnsi="Times New Roman" w:cs="Times New Roman"/>
          <w:i/>
          <w:iCs/>
          <w:color w:val="595959" w:themeColor="text1" w:themeTint="A6"/>
          <w:sz w:val="19"/>
          <w:szCs w:val="19"/>
          <w:lang w:eastAsia="zh-TW"/>
          <w:rPrChange w:id="336" w:author="Guest User" w:date="2026-06-22T16:52:00Z">
            <w:rPr>
              <w:ins w:id="337" w:author="Guest User" w:date="2026-06-22T14:56:00Z" w16du:dateUtc="2026-06-22T14:56:54Z"/>
              <w:rFonts w:ascii="DengXian" w:eastAsia="DengXian" w:hAnsi="DengXian" w:cs="DengXian"/>
              <w:sz w:val="24"/>
              <w:szCs w:val="24"/>
              <w:lang w:eastAsia="zh-TW"/>
            </w:rPr>
          </w:rPrChange>
        </w:rPr>
        <w:pPrChange w:id="338" w:author="Guest User" w:date="2026-06-22T16:55:00Z">
          <w:pPr/>
        </w:pPrChange>
      </w:pPr>
      <w:ins w:id="339" w:author="Guest User" w:date="2026-06-22T15:26:00Z" w16du:dateUtc="2026-06-22T15:26:19Z">
        <w:r w:rsidRPr="33F6325B">
          <w:rPr>
            <w:rFonts w:ascii="Times New Roman" w:eastAsia="Times New Roman" w:hAnsi="Times New Roman" w:cs="Times New Roman"/>
            <w:i/>
            <w:iCs/>
            <w:color w:val="595959" w:themeColor="text1" w:themeTint="A6"/>
            <w:sz w:val="19"/>
            <w:szCs w:val="19"/>
            <w:lang w:eastAsia="zh-TW"/>
            <w:rPrChange w:id="340" w:author="Guest User" w:date="2026-06-22T16:47:00Z" w16du:dateUtc="2026-06-22T16:47:11Z">
              <w:rPr>
                <w:lang w:eastAsia="zh-TW"/>
              </w:rPr>
            </w:rPrChange>
          </w:rPr>
          <w:t>Augmented Reality (AR) / Virtual Reality (VR) Experiences, Virtual Exhibitions, Interactive Historical Games, 3D Spatial Reconstructions, Digital Archives, AI Chatbots, Multimodal Narrative Works.</w:t>
        </w:r>
      </w:ins>
    </w:p>
    <w:p w14:paraId="3F28426C" w14:textId="1135B63B" w:rsidR="7C3C1EA3" w:rsidRDefault="7C3C1EA3" w:rsidP="33F6325B">
      <w:pPr>
        <w:spacing w:after="80" w:line="283" w:lineRule="auto"/>
        <w:rPr>
          <w:ins w:id="341" w:author="Guest User" w:date="2026-06-22T08:52:00Z" w16du:dateUtc="2026-06-22T08:52:00Z"/>
          <w:rFonts w:ascii="SimSun" w:eastAsia="SimSun" w:hAnsi="SimSun" w:cs="SimSun"/>
        </w:rPr>
      </w:pPr>
    </w:p>
    <w:commentRangeEnd w:id="200"/>
    <w:p w14:paraId="1B81934F" w14:textId="3D09314E" w:rsidR="33F6325B" w:rsidRDefault="33F6325B" w:rsidP="33F6325B">
      <w:pPr>
        <w:spacing w:after="80" w:line="283" w:lineRule="auto"/>
        <w:rPr>
          <w:del w:id="342" w:author="Guest User" w:date="2026-06-22T09:04:00Z" w16du:dateUtc="2026-06-22T09:04:20Z"/>
          <w:rFonts w:ascii="SimSun" w:eastAsia="SimSun" w:hAnsi="SimSun" w:cs="SimSun"/>
          <w:szCs w:val="21"/>
          <w:rPrChange w:id="343" w:author="Guest User" w:date="2026-06-22T16:45:00Z">
            <w:rPr>
              <w:del w:id="344" w:author="Guest User" w:date="2026-06-22T09:04:00Z" w16du:dateUtc="2026-06-22T09:04:20Z"/>
              <w:rFonts w:ascii="Times New Roman" w:eastAsia="Times New Roman" w:hAnsi="Times New Roman" w:cs="Times New Roman"/>
              <w:i/>
              <w:iCs/>
              <w:sz w:val="19"/>
              <w:szCs w:val="19"/>
            </w:rPr>
          </w:rPrChange>
        </w:rPr>
      </w:pPr>
      <w:r>
        <w:rPr>
          <w:rStyle w:val="CommentReference"/>
          <w:rFonts w:ascii="SimSun" w:eastAsia="SimSun" w:hAnsi="SimSun" w:cs="SimSun"/>
          <w:sz w:val="21"/>
          <w:szCs w:val="21"/>
          <w:rPrChange w:id="345" w:author="Guest User" w:date="2026-06-22T16:45:00Z">
            <w:rPr>
              <w:rStyle w:val="CommentReference"/>
              <w:rFonts w:ascii="Times New Roman" w:eastAsia="Times New Roman" w:hAnsi="Times New Roman" w:cs="Times New Roman"/>
              <w:i/>
              <w:iCs/>
              <w:sz w:val="19"/>
              <w:szCs w:val="19"/>
            </w:rPr>
          </w:rPrChange>
        </w:rPr>
        <w:lastRenderedPageBreak/>
        <w:commentReference w:id="200"/>
      </w:r>
    </w:p>
    <w:p w14:paraId="79F1B3A8" w14:textId="114303BD" w:rsidR="007F76F1" w:rsidRPr="00AA1D05" w:rsidRDefault="33F6325B" w:rsidP="33F6325B">
      <w:pPr>
        <w:spacing w:after="80" w:line="283" w:lineRule="auto"/>
        <w:rPr>
          <w:rFonts w:ascii="SimSun" w:eastAsia="SimSun" w:hAnsi="SimSun" w:cs="SimSun"/>
          <w:lang w:eastAsia="zh-HK"/>
        </w:rPr>
      </w:pPr>
      <w:r w:rsidRPr="33F6325B">
        <w:rPr>
          <w:rFonts w:ascii="SimSun" w:eastAsia="SimSun" w:hAnsi="SimSun" w:cs="SimSun"/>
          <w:lang w:val="zh-HK" w:eastAsia="zh-HK" w:bidi="en-US"/>
          <w:rPrChange w:id="346" w:author="Guest User" w:date="2026-06-22T16:45:00Z" w16du:dateUtc="2026-06-22T16:45:34Z">
            <w:rPr>
              <w:rFonts w:ascii="SimSun" w:eastAsia="SimSun" w:hAnsi="SimSun" w:cs="SimSun"/>
              <w:color w:val="222222"/>
              <w:lang w:val="zh-HK" w:eastAsia="zh-HK" w:bidi="en-US"/>
            </w:rPr>
          </w:rPrChange>
        </w:rPr>
        <w:t>所有作品須同時具備兩項基本要求：其一，能清楚回應「</w:t>
      </w:r>
      <w:r w:rsidRPr="33F6325B">
        <w:rPr>
          <w:rFonts w:ascii="SimSun" w:eastAsia="SimSun" w:hAnsi="SimSun" w:cs="SimSun"/>
          <w:lang w:val="zh-HK" w:eastAsia="zh-HK" w:bidi="en-US"/>
          <w:rPrChange w:id="347" w:author="Guest User" w:date="2026-06-22T15:14:00Z" w16du:dateUtc="2026-06-22T15:14:07Z">
            <w:rPr>
              <w:rFonts w:ascii="Times New Roman" w:hAnsi="Times New Roman" w:cs="Times New Roman"/>
              <w:color w:val="222222"/>
              <w:lang w:val="zh-HK" w:eastAsia="zh-HK" w:bidi="en-US"/>
            </w:rPr>
          </w:rPrChange>
        </w:rPr>
        <w:t>AI &amp; Classics</w:t>
      </w:r>
      <w:r w:rsidRPr="33F6325B">
        <w:rPr>
          <w:rFonts w:ascii="SimSun" w:eastAsia="SimSun" w:hAnsi="SimSun" w:cs="SimSun"/>
          <w:lang w:val="zh-HK" w:eastAsia="zh-HK" w:bidi="en-US"/>
          <w:rPrChange w:id="348" w:author="Guest User" w:date="2026-06-22T15:14:00Z" w16du:dateUtc="2026-06-22T15:14:07Z">
            <w:rPr>
              <w:rFonts w:ascii="SimSun" w:eastAsia="SimSun" w:hAnsi="SimSun" w:cs="SimSun"/>
              <w:color w:val="222222"/>
              <w:lang w:val="zh-HK" w:eastAsia="zh-HK" w:bidi="en-US"/>
            </w:rPr>
          </w:rPrChange>
        </w:rPr>
        <w:t>」主題；其二，能說明作品的教育價值、研究價值或公共傳播價值。</w:t>
      </w:r>
      <w:ins w:id="349" w:author="Guest User" w:date="2026-06-17T03:39:00Z" w16du:dateUtc="2026-06-17T03:39:07Z">
        <w:r w:rsidRPr="33F6325B">
          <w:rPr>
            <w:rFonts w:ascii="SimSun" w:eastAsia="SimSun" w:hAnsi="SimSun" w:cs="SimSun"/>
            <w:lang w:eastAsia="zh-HK"/>
            <w:rPrChange w:id="350" w:author="Guest User" w:date="2026-06-22T15:14:00Z" w16du:dateUtc="2026-06-22T15:14:07Z">
              <w:rPr>
                <w:rFonts w:ascii="SimSun" w:eastAsia="SimSun" w:hAnsi="SimSun" w:cs="SimSun"/>
                <w:color w:val="EE0000"/>
                <w:lang w:eastAsia="zh-HK"/>
              </w:rPr>
            </w:rPrChange>
          </w:rPr>
          <w:t>所有參賽作品及提交</w:t>
        </w:r>
        <w:commentRangeStart w:id="351"/>
        <w:r w:rsidRPr="33F6325B">
          <w:rPr>
            <w:rFonts w:ascii="SimSun" w:eastAsia="SimSun" w:hAnsi="SimSun" w:cs="SimSun"/>
            <w:lang w:eastAsia="zh-HK"/>
            <w:rPrChange w:id="352" w:author="Guest User" w:date="2026-06-22T15:14:00Z" w16du:dateUtc="2026-06-22T15:14:07Z">
              <w:rPr>
                <w:rFonts w:ascii="SimSun" w:eastAsia="SimSun" w:hAnsi="SimSun" w:cs="SimSun"/>
                <w:color w:val="EE0000"/>
                <w:lang w:eastAsia="zh-HK"/>
              </w:rPr>
            </w:rPrChange>
          </w:rPr>
          <w:t>材</w:t>
        </w:r>
      </w:ins>
      <w:commentRangeEnd w:id="351"/>
      <w:r w:rsidR="40D82C9D" w:rsidRPr="33F6325B">
        <w:rPr>
          <w:rStyle w:val="CommentReference"/>
          <w:rFonts w:ascii="SimSun" w:eastAsia="SimSun" w:hAnsi="SimSun" w:cs="SimSun"/>
          <w:sz w:val="21"/>
          <w:szCs w:val="22"/>
          <w:lang w:eastAsia="zh-HK"/>
          <w:rPrChange w:id="353" w:author="Guest User" w:date="2026-06-22T15:14:00Z" w16du:dateUtc="2026-06-22T15:14:07Z">
            <w:rPr>
              <w:rStyle w:val="CommentReference"/>
              <w:rFonts w:ascii="SimSun" w:eastAsia="SimSun" w:hAnsi="SimSun" w:cs="SimSun"/>
              <w:color w:val="EE0000"/>
              <w:sz w:val="21"/>
              <w:szCs w:val="22"/>
              <w:lang w:eastAsia="zh-HK"/>
            </w:rPr>
          </w:rPrChange>
        </w:rPr>
        <w:commentReference w:id="351"/>
      </w:r>
      <w:ins w:id="354" w:author="Guest User" w:date="2026-06-17T03:39:00Z" w16du:dateUtc="2026-06-17T03:39:07Z">
        <w:r w:rsidRPr="33F6325B">
          <w:rPr>
            <w:rFonts w:ascii="SimSun" w:eastAsia="SimSun" w:hAnsi="SimSun" w:cs="SimSun"/>
            <w:lang w:eastAsia="zh-HK"/>
            <w:rPrChange w:id="355" w:author="Guest User" w:date="2026-06-22T15:14:00Z" w16du:dateUtc="2026-06-22T15:14:07Z">
              <w:rPr>
                <w:rFonts w:ascii="SimSun" w:eastAsia="SimSun" w:hAnsi="SimSun" w:cs="SimSun"/>
                <w:color w:val="EE0000"/>
                <w:lang w:eastAsia="zh-HK"/>
              </w:rPr>
            </w:rPrChange>
          </w:rPr>
          <w:t>料可</w:t>
        </w:r>
      </w:ins>
      <w:ins w:id="356" w:author="KWOK, raymond KF [CHC]" w:date="2026-06-24T13:52:00Z" w16du:dateUtc="2026-06-24T05:52:00Z">
        <w:r w:rsidR="00EE3E3C">
          <w:rPr>
            <w:rFonts w:ascii="PMingLiU" w:eastAsia="PMingLiU" w:hAnsi="PMingLiU" w:cs="SimSun" w:hint="eastAsia"/>
            <w:lang w:eastAsia="zh-HK"/>
          </w:rPr>
          <w:t>用</w:t>
        </w:r>
      </w:ins>
      <w:ins w:id="357" w:author="Guest User" w:date="2026-06-17T03:39:00Z" w16du:dateUtc="2026-06-17T03:39:07Z">
        <w:del w:id="358" w:author="KWOK, raymond KF [CHC]" w:date="2026-06-24T13:52:00Z" w16du:dateUtc="2026-06-24T05:52:00Z">
          <w:r w:rsidRPr="33F6325B" w:rsidDel="00EE3E3C">
            <w:rPr>
              <w:rFonts w:ascii="SimSun" w:eastAsia="SimSun" w:hAnsi="SimSun" w:cs="SimSun"/>
              <w:lang w:eastAsia="zh-HK"/>
              <w:rPrChange w:id="359" w:author="Guest User" w:date="2026-06-22T15:14:00Z" w16du:dateUtc="2026-06-22T15:14:07Z">
                <w:rPr>
                  <w:rFonts w:ascii="SimSun" w:eastAsia="SimSun" w:hAnsi="SimSun" w:cs="SimSun"/>
                  <w:color w:val="EE0000"/>
                  <w:lang w:eastAsia="zh-HK"/>
                </w:rPr>
              </w:rPrChange>
            </w:rPr>
            <w:delText>以全</w:delText>
          </w:r>
        </w:del>
        <w:r w:rsidRPr="33F6325B">
          <w:rPr>
            <w:rFonts w:ascii="SimSun" w:eastAsia="SimSun" w:hAnsi="SimSun" w:cs="SimSun"/>
            <w:lang w:eastAsia="zh-HK"/>
            <w:rPrChange w:id="360" w:author="Guest User" w:date="2026-06-22T15:14:00Z" w16du:dateUtc="2026-06-22T15:14:07Z">
              <w:rPr>
                <w:rFonts w:ascii="SimSun" w:eastAsia="SimSun" w:hAnsi="SimSun" w:cs="SimSun"/>
                <w:color w:val="EE0000"/>
                <w:lang w:eastAsia="zh-HK"/>
              </w:rPr>
            </w:rPrChange>
          </w:rPr>
          <w:t>中文或</w:t>
        </w:r>
        <w:del w:id="361" w:author="KWOK, raymond KF [CHC]" w:date="2026-06-24T13:53:00Z" w16du:dateUtc="2026-06-24T05:53:00Z">
          <w:r w:rsidRPr="33F6325B" w:rsidDel="00EE3E3C">
            <w:rPr>
              <w:rFonts w:ascii="SimSun" w:eastAsia="SimSun" w:hAnsi="SimSun" w:cs="SimSun"/>
              <w:lang w:eastAsia="zh-HK"/>
              <w:rPrChange w:id="362" w:author="Guest User" w:date="2026-06-22T15:14:00Z" w16du:dateUtc="2026-06-22T15:14:07Z">
                <w:rPr>
                  <w:rFonts w:ascii="SimSun" w:eastAsia="SimSun" w:hAnsi="SimSun" w:cs="SimSun"/>
                  <w:color w:val="EE0000"/>
                  <w:lang w:eastAsia="zh-HK"/>
                </w:rPr>
              </w:rPrChange>
            </w:rPr>
            <w:delText>全</w:delText>
          </w:r>
        </w:del>
        <w:r w:rsidRPr="33F6325B">
          <w:rPr>
            <w:rFonts w:ascii="SimSun" w:eastAsia="SimSun" w:hAnsi="SimSun" w:cs="SimSun"/>
            <w:lang w:eastAsia="zh-HK"/>
            <w:rPrChange w:id="363" w:author="Guest User" w:date="2026-06-22T15:14:00Z" w16du:dateUtc="2026-06-22T15:14:07Z">
              <w:rPr>
                <w:rFonts w:ascii="SimSun" w:eastAsia="SimSun" w:hAnsi="SimSun" w:cs="SimSun"/>
                <w:color w:val="EE0000"/>
                <w:lang w:eastAsia="zh-HK"/>
              </w:rPr>
            </w:rPrChange>
          </w:rPr>
          <w:t>英文撰寫及展示</w:t>
        </w:r>
      </w:ins>
      <w:ins w:id="364" w:author="Guest User" w:date="2026-06-17T16:12:00Z" w16du:dateUtc="2026-06-17T16:12:40Z">
        <w:r w:rsidRPr="33F6325B">
          <w:rPr>
            <w:rFonts w:ascii="SimSun" w:eastAsia="SimSun" w:hAnsi="SimSun" w:cs="SimSun"/>
            <w:lang w:eastAsia="zh-HK"/>
            <w:rPrChange w:id="365" w:author="Guest User" w:date="2026-06-22T15:14:00Z" w16du:dateUtc="2026-06-22T15:14:07Z">
              <w:rPr>
                <w:rFonts w:ascii="SimSun" w:eastAsia="SimSun" w:hAnsi="SimSun" w:cs="SimSun"/>
                <w:color w:val="EE0000"/>
                <w:lang w:eastAsia="zh-HK"/>
              </w:rPr>
            </w:rPrChange>
          </w:rPr>
          <w:t>。</w:t>
        </w:r>
      </w:ins>
    </w:p>
    <w:p w14:paraId="488635BB" w14:textId="32ED14D0" w:rsidR="007F76F1" w:rsidRPr="00AA1D05" w:rsidRDefault="774E18FE" w:rsidP="774E18FE">
      <w:pPr>
        <w:spacing w:after="120" w:line="288" w:lineRule="auto"/>
        <w:rPr>
          <w:rFonts w:ascii="Times New Roman" w:eastAsia="Times New Roman" w:hAnsi="Times New Roman" w:cs="Times New Roman"/>
          <w:i/>
          <w:iCs/>
          <w:color w:val="000000" w:themeColor="text1"/>
          <w:sz w:val="19"/>
          <w:szCs w:val="19"/>
          <w:lang w:eastAsia="zh-HK"/>
        </w:rPr>
      </w:pPr>
      <w:r w:rsidRPr="774E18FE">
        <w:rPr>
          <w:rFonts w:ascii="Times New Roman" w:hAnsi="Times New Roman" w:cs="Times New Roman"/>
          <w:i/>
          <w:iCs/>
          <w:color w:val="000000" w:themeColor="text1"/>
          <w:sz w:val="19"/>
          <w:szCs w:val="19"/>
          <w:lang w:val="zh-HK" w:eastAsia="zh-HK" w:bidi="en-US"/>
          <w:rPrChange w:id="366" w:author="Guest User" w:date="2026-06-22T16:45:00Z" w16du:dateUtc="2026-06-22T16:45:30Z">
            <w:rPr>
              <w:rFonts w:ascii="Times New Roman" w:hAnsi="Times New Roman" w:cs="Times New Roman"/>
              <w:i/>
              <w:iCs/>
              <w:color w:val="555555"/>
              <w:sz w:val="19"/>
              <w:szCs w:val="19"/>
              <w:lang w:val="zh-HK" w:eastAsia="zh-HK" w:bidi="en-US"/>
            </w:rPr>
          </w:rPrChange>
        </w:rPr>
        <w:t>All entries must satisfy two basic requirements: first, they must clearly address the theme of “AI &amp; Classics”; second, they must explain their educational value, research value or public communication value.</w:t>
      </w:r>
      <w:ins w:id="367" w:author="Guest User" w:date="2026-06-17T03:39:00Z" w16du:dateUtc="2026-06-17T03:39:13Z">
        <w:r w:rsidRPr="774E18FE">
          <w:rPr>
            <w:rFonts w:ascii="Times New Roman" w:eastAsia="Times New Roman" w:hAnsi="Times New Roman" w:cs="Times New Roman"/>
            <w:i/>
            <w:iCs/>
            <w:color w:val="000000" w:themeColor="text1"/>
            <w:sz w:val="19"/>
            <w:szCs w:val="19"/>
            <w:lang w:eastAsia="zh-HK"/>
            <w:rPrChange w:id="368" w:author="Guest User" w:date="2026-06-22T16:45:00Z" w16du:dateUtc="2026-06-22T16:45:30Z">
              <w:rPr>
                <w:rFonts w:ascii="Times New Roman" w:eastAsia="Times New Roman" w:hAnsi="Times New Roman" w:cs="Times New Roman"/>
                <w:i/>
                <w:iCs/>
                <w:color w:val="EE0000"/>
                <w:sz w:val="19"/>
                <w:szCs w:val="19"/>
                <w:lang w:eastAsia="zh-HK"/>
              </w:rPr>
            </w:rPrChange>
          </w:rPr>
          <w:t xml:space="preserve"> All entries and submission materials may be written and presented entirely in either Chinese or English.</w:t>
        </w:r>
      </w:ins>
    </w:p>
    <w:p w14:paraId="5FC830F5" w14:textId="50A65FBA" w:rsidR="007F76F1" w:rsidRPr="00AA1D05" w:rsidRDefault="00245A90">
      <w:pPr>
        <w:spacing w:before="240" w:after="80" w:line="264" w:lineRule="auto"/>
        <w:rPr>
          <w:rFonts w:ascii="Times New Roman" w:hAnsi="Times New Roman" w:cs="Times New Roman"/>
        </w:rPr>
      </w:pPr>
      <w:del w:id="369" w:author="Guest User" w:date="2026-06-22T16:59:00Z" w16du:dateUtc="2026-06-22T16:59:52Z">
        <w:r w:rsidRPr="33F6325B" w:rsidDel="33F6325B">
          <w:rPr>
            <w:rFonts w:ascii="SimSun" w:eastAsia="SimSun" w:hAnsi="SimSun" w:cs="SimSun"/>
            <w:b/>
            <w:bCs/>
            <w:color w:val="8A1C1C"/>
            <w:sz w:val="28"/>
            <w:szCs w:val="28"/>
            <w:lang w:val="zh-HK" w:eastAsia="zh-HK" w:bidi="en-US"/>
          </w:rPr>
          <w:delText>六</w:delText>
        </w:r>
      </w:del>
      <w:ins w:id="370" w:author="Guest User" w:date="2026-06-22T16:59:00Z" w16du:dateUtc="2026-06-22T16:59:54Z">
        <w:r w:rsidR="33F6325B" w:rsidRPr="33F6325B">
          <w:rPr>
            <w:rFonts w:ascii="SimSun" w:eastAsia="SimSun" w:hAnsi="SimSun" w:cs="SimSun"/>
            <w:b/>
            <w:bCs/>
            <w:color w:val="8A1C1C"/>
            <w:sz w:val="28"/>
            <w:szCs w:val="28"/>
            <w:lang w:val="zh-HK" w:eastAsia="zh-HK" w:bidi="en-US"/>
          </w:rPr>
          <w:t>五</w:t>
        </w:r>
      </w:ins>
      <w:r w:rsidR="33F6325B" w:rsidRPr="33F6325B">
        <w:rPr>
          <w:rFonts w:ascii="SimSun" w:eastAsia="SimSun" w:hAnsi="SimSun" w:cs="SimSun"/>
          <w:b/>
          <w:bCs/>
          <w:color w:val="8A1C1C"/>
          <w:sz w:val="28"/>
          <w:szCs w:val="28"/>
          <w:lang w:val="zh-HK" w:eastAsia="zh-HK" w:bidi="en-US"/>
        </w:rPr>
        <w:t>、提交要求</w:t>
      </w:r>
      <w:r w:rsidR="33F6325B" w:rsidRPr="33F6325B">
        <w:rPr>
          <w:rFonts w:ascii="Times New Roman" w:hAnsi="Times New Roman" w:cs="Times New Roman"/>
          <w:b/>
          <w:bCs/>
          <w:color w:val="8A1C1C"/>
          <w:sz w:val="28"/>
          <w:szCs w:val="28"/>
          <w:lang w:val="zh-HK" w:eastAsia="zh-HK" w:bidi="en-US"/>
        </w:rPr>
        <w:t xml:space="preserve"> / </w:t>
      </w:r>
      <w:ins w:id="371" w:author="Guest User" w:date="2026-06-22T16:59:00Z" w16du:dateUtc="2026-06-22T16:59:57Z">
        <w:r w:rsidR="33F6325B" w:rsidRPr="33F6325B">
          <w:rPr>
            <w:rFonts w:ascii="Times New Roman" w:hAnsi="Times New Roman" w:cs="Times New Roman"/>
            <w:b/>
            <w:bCs/>
            <w:color w:val="8A1C1C"/>
            <w:sz w:val="28"/>
            <w:szCs w:val="28"/>
            <w:lang w:val="zh-HK" w:eastAsia="zh-HK" w:bidi="en-US"/>
          </w:rPr>
          <w:t>5</w:t>
        </w:r>
      </w:ins>
      <w:del w:id="372" w:author="Guest User" w:date="2026-06-22T16:59:00Z" w16du:dateUtc="2026-06-22T16:59:56Z">
        <w:r w:rsidRPr="33F6325B" w:rsidDel="33F6325B">
          <w:rPr>
            <w:rFonts w:ascii="Times New Roman" w:hAnsi="Times New Roman" w:cs="Times New Roman"/>
            <w:b/>
            <w:bCs/>
            <w:color w:val="8A1C1C"/>
            <w:sz w:val="28"/>
            <w:szCs w:val="28"/>
            <w:lang w:val="zh-HK" w:eastAsia="zh-HK" w:bidi="en-US"/>
          </w:rPr>
          <w:delText>6</w:delText>
        </w:r>
      </w:del>
      <w:r w:rsidR="33F6325B" w:rsidRPr="33F6325B">
        <w:rPr>
          <w:rFonts w:ascii="Times New Roman" w:hAnsi="Times New Roman" w:cs="Times New Roman"/>
          <w:b/>
          <w:bCs/>
          <w:color w:val="8A1C1C"/>
          <w:sz w:val="28"/>
          <w:szCs w:val="28"/>
          <w:lang w:val="zh-HK" w:eastAsia="zh-HK" w:bidi="en-US"/>
        </w:rPr>
        <w:t>. Submission Requirements</w:t>
      </w:r>
    </w:p>
    <w:p w14:paraId="1E0B01AB" w14:textId="6A310BCF" w:rsidR="007F76F1" w:rsidRPr="00AA1D05" w:rsidRDefault="774E18FE" w:rsidP="774E18FE">
      <w:pPr>
        <w:spacing w:after="40" w:line="300" w:lineRule="auto"/>
        <w:rPr>
          <w:rFonts w:ascii="SimSun" w:eastAsia="SimSun" w:hAnsi="SimSun" w:cs="SimSun"/>
          <w:b/>
          <w:bCs/>
          <w:rPrChange w:id="373" w:author="Guest User" w:date="2026-06-22T17:18:00Z">
            <w:rPr>
              <w:rFonts w:ascii="SimSun" w:eastAsia="SimSun" w:hAnsi="SimSun" w:cs="SimSun"/>
            </w:rPr>
          </w:rPrChange>
        </w:rPr>
      </w:pPr>
      <w:r w:rsidRPr="774E18FE">
        <w:rPr>
          <w:rFonts w:ascii="SimSun" w:eastAsia="SimSun" w:hAnsi="SimSun" w:cs="SimSun"/>
          <w:b/>
          <w:bCs/>
          <w:color w:val="222222"/>
          <w:lang w:val="zh-HK" w:eastAsia="zh-HK" w:bidi="en-US"/>
          <w:rPrChange w:id="374" w:author="Guest User" w:date="2026-06-22T17:18:00Z" w16du:dateUtc="2026-06-22T17:18:02Z">
            <w:rPr>
              <w:rFonts w:ascii="SimSun" w:eastAsia="SimSun" w:hAnsi="SimSun" w:cs="SimSun"/>
              <w:color w:val="222222"/>
              <w:lang w:val="zh-HK" w:eastAsia="zh-HK" w:bidi="en-US"/>
            </w:rPr>
          </w:rPrChange>
        </w:rPr>
        <w:t>（一）初賽提交</w:t>
      </w:r>
    </w:p>
    <w:p w14:paraId="274BCEB8" w14:textId="77777777" w:rsidR="007F76F1" w:rsidRPr="00AA1D05" w:rsidRDefault="00245A90">
      <w:pPr>
        <w:spacing w:after="120" w:line="288" w:lineRule="auto"/>
        <w:rPr>
          <w:rFonts w:ascii="Times New Roman" w:hAnsi="Times New Roman" w:cs="Times New Roman"/>
        </w:rPr>
      </w:pPr>
      <w:r w:rsidRPr="00AA1D05">
        <w:rPr>
          <w:rFonts w:ascii="Times New Roman" w:hAnsi="Times New Roman" w:cs="Times New Roman"/>
          <w:i/>
          <w:color w:val="555555"/>
          <w:sz w:val="19"/>
          <w:lang w:val="zh-HK" w:eastAsia="zh-HK" w:bidi="en-US"/>
        </w:rPr>
        <w:t>First-round submission</w:t>
      </w:r>
    </w:p>
    <w:p w14:paraId="22463B44"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已填妥之網上報名表及作品摘要。</w:t>
      </w:r>
    </w:p>
    <w:p w14:paraId="7B5C720C" w14:textId="77777777" w:rsidR="007F76F1" w:rsidRPr="00AA1D05" w:rsidRDefault="33F6325B">
      <w:pPr>
        <w:spacing w:after="80" w:line="283" w:lineRule="auto"/>
        <w:ind w:left="792"/>
        <w:rPr>
          <w:del w:id="375" w:author="Guest User" w:date="2026-06-22T16:44:00Z" w16du:dateUtc="2026-06-22T16:44:39Z"/>
          <w:rFonts w:ascii="Times New Roman" w:hAnsi="Times New Roman" w:cs="Times New Roman"/>
        </w:rPr>
      </w:pPr>
      <w:r w:rsidRPr="33F6325B">
        <w:rPr>
          <w:rFonts w:ascii="Times New Roman" w:hAnsi="Times New Roman" w:cs="Times New Roman"/>
          <w:i/>
          <w:iCs/>
          <w:color w:val="555555"/>
          <w:sz w:val="19"/>
          <w:szCs w:val="19"/>
          <w:lang w:val="zh-HK" w:eastAsia="zh-HK" w:bidi="en-US"/>
        </w:rPr>
        <w:t>A completed online application form and project abstract.</w:t>
      </w:r>
    </w:p>
    <w:p w14:paraId="2490281A" w14:textId="75782F41" w:rsidR="007F76F1" w:rsidRPr="00AA1D05" w:rsidRDefault="00245A90">
      <w:pPr>
        <w:pStyle w:val="ListBullet"/>
        <w:spacing w:after="40" w:line="293" w:lineRule="auto"/>
        <w:ind w:left="288"/>
        <w:rPr>
          <w:del w:id="376" w:author="Guest User" w:date="2026-06-17T03:39:00Z" w16du:dateUtc="2026-06-17T03:39:35Z"/>
          <w:rFonts w:ascii="Times New Roman" w:hAnsi="Times New Roman" w:cs="Times New Roman"/>
          <w:lang w:eastAsia="zh-TW"/>
        </w:rPr>
      </w:pPr>
      <w:del w:id="377" w:author="Guest User" w:date="2026-06-17T03:39:00Z" w16du:dateUtc="2026-06-17T03:39:35Z">
        <w:r w:rsidRPr="33F6325B" w:rsidDel="33F6325B">
          <w:rPr>
            <w:rFonts w:ascii="Times New Roman" w:hAnsi="Times New Roman" w:cs="Times New Roman"/>
            <w:lang w:val="zh-HK" w:eastAsia="zh-HK" w:bidi="en-US"/>
          </w:rPr>
          <w:delText xml:space="preserve">3 </w:delText>
        </w:r>
      </w:del>
      <w:del w:id="378" w:author="Guest User" w:date="2026-06-22T16:44:00Z" w16du:dateUtc="2026-06-22T16:44:39Z">
        <w:r w:rsidRPr="33F6325B" w:rsidDel="33F6325B">
          <w:rPr>
            <w:rFonts w:ascii="SimSun" w:eastAsia="SimSun" w:hAnsi="SimSun" w:cs="SimSun"/>
            <w:lang w:val="zh-HK" w:eastAsia="zh-HK" w:bidi="en-US"/>
          </w:rPr>
          <w:delText>分鐘以內之作品介紹短片（</w:delText>
        </w:r>
      </w:del>
      <w:del w:id="379" w:author="Guest User" w:date="2026-06-17T03:39:00Z" w16du:dateUtc="2026-06-17T03:39:35Z">
        <w:r w:rsidRPr="33F6325B" w:rsidDel="33F6325B">
          <w:rPr>
            <w:rFonts w:ascii="Times New Roman" w:hAnsi="Times New Roman" w:cs="Times New Roman"/>
            <w:lang w:val="zh-HK" w:eastAsia="zh-HK" w:bidi="en-US"/>
          </w:rPr>
          <w:delText>MP4</w:delText>
        </w:r>
      </w:del>
      <w:del w:id="380" w:author="Guest User" w:date="2026-06-22T16:44:00Z" w16du:dateUtc="2026-06-22T16:44:39Z">
        <w:r w:rsidRPr="33F6325B" w:rsidDel="33F6325B">
          <w:rPr>
            <w:rFonts w:ascii="SimSun" w:eastAsia="SimSun" w:hAnsi="SimSun" w:cs="SimSun"/>
            <w:lang w:val="zh-HK" w:eastAsia="zh-HK" w:bidi="en-US"/>
          </w:rPr>
          <w:delText>）或不多於</w:delText>
        </w:r>
      </w:del>
      <w:del w:id="381" w:author="Guest User" w:date="2026-06-17T03:39:00Z" w16du:dateUtc="2026-06-17T03:39:35Z">
        <w:r w:rsidRPr="33F6325B" w:rsidDel="33F6325B">
          <w:rPr>
            <w:rFonts w:ascii="Times New Roman" w:hAnsi="Times New Roman" w:cs="Times New Roman"/>
            <w:lang w:val="zh-HK" w:eastAsia="zh-HK" w:bidi="en-US"/>
          </w:rPr>
          <w:delText xml:space="preserve"> 15 </w:delText>
        </w:r>
      </w:del>
      <w:del w:id="382" w:author="Guest User" w:date="2026-06-22T16:44:00Z" w16du:dateUtc="2026-06-22T16:44:39Z">
        <w:r w:rsidRPr="33F6325B" w:rsidDel="33F6325B">
          <w:rPr>
            <w:rFonts w:ascii="SimSun" w:eastAsia="SimSun" w:hAnsi="SimSun" w:cs="SimSun"/>
            <w:lang w:val="zh-HK" w:eastAsia="zh-HK" w:bidi="en-US"/>
          </w:rPr>
          <w:delText>頁之簡報（</w:delText>
        </w:r>
      </w:del>
      <w:del w:id="383" w:author="Guest User" w:date="2026-06-17T03:39:00Z" w16du:dateUtc="2026-06-17T03:39:35Z">
        <w:r w:rsidRPr="33F6325B" w:rsidDel="33F6325B">
          <w:rPr>
            <w:rFonts w:ascii="Times New Roman" w:hAnsi="Times New Roman" w:cs="Times New Roman"/>
            <w:lang w:val="zh-HK" w:eastAsia="zh-HK" w:bidi="en-US"/>
          </w:rPr>
          <w:delText>PDF</w:delText>
        </w:r>
      </w:del>
      <w:del w:id="384" w:author="Guest User" w:date="2026-06-22T16:44:00Z" w16du:dateUtc="2026-06-22T16:44:39Z">
        <w:r w:rsidRPr="33F6325B" w:rsidDel="33F6325B">
          <w:rPr>
            <w:rFonts w:ascii="SimSun" w:eastAsia="SimSun" w:hAnsi="SimSun" w:cs="SimSun"/>
            <w:lang w:val="zh-HK" w:eastAsia="zh-HK" w:bidi="en-US"/>
          </w:rPr>
          <w:delText>／</w:delText>
        </w:r>
      </w:del>
      <w:del w:id="385" w:author="Guest User" w:date="2026-06-17T03:39:00Z" w16du:dateUtc="2026-06-17T03:39:35Z">
        <w:r w:rsidRPr="33F6325B" w:rsidDel="33F6325B">
          <w:rPr>
            <w:rFonts w:ascii="Times New Roman" w:hAnsi="Times New Roman" w:cs="Times New Roman"/>
            <w:lang w:val="zh-HK" w:eastAsia="zh-HK" w:bidi="en-US"/>
          </w:rPr>
          <w:delText>PPT</w:delText>
        </w:r>
      </w:del>
      <w:del w:id="386" w:author="Guest User" w:date="2026-06-22T16:44:00Z" w16du:dateUtc="2026-06-22T16:44:39Z">
        <w:r w:rsidRPr="33F6325B" w:rsidDel="33F6325B">
          <w:rPr>
            <w:rFonts w:ascii="SimSun" w:eastAsia="SimSun" w:hAnsi="SimSun" w:cs="SimSun"/>
            <w:lang w:val="zh-HK" w:eastAsia="zh-HK" w:bidi="en-US"/>
          </w:rPr>
          <w:delText>）</w:delText>
        </w:r>
      </w:del>
      <w:del w:id="387" w:author="Guest User" w:date="2026-06-17T03:39:00Z" w16du:dateUtc="2026-06-17T03:39:35Z">
        <w:r w:rsidRPr="33F6325B" w:rsidDel="33F6325B">
          <w:rPr>
            <w:rFonts w:ascii="Times New Roman" w:hAnsi="Times New Roman" w:cs="Times New Roman"/>
            <w:lang w:val="zh-HK" w:eastAsia="zh-HK" w:bidi="en-US"/>
          </w:rPr>
          <w:delText>, Workflow</w:delText>
        </w:r>
      </w:del>
      <w:del w:id="388" w:author="Guest User" w:date="2026-06-22T16:44:00Z" w16du:dateUtc="2026-06-22T16:44:39Z">
        <w:r w:rsidRPr="33F6325B" w:rsidDel="33F6325B">
          <w:rPr>
            <w:rFonts w:ascii="SimSun" w:eastAsia="SimSun" w:hAnsi="SimSun" w:cs="SimSun"/>
            <w:lang w:val="zh-HK" w:eastAsia="zh-HK" w:bidi="en-US"/>
          </w:rPr>
          <w:delText>架構圖</w:delText>
        </w:r>
      </w:del>
      <w:del w:id="389" w:author="Guest User" w:date="2026-06-17T03:39:00Z" w16du:dateUtc="2026-06-17T03:39:35Z">
        <w:r w:rsidRPr="33F6325B" w:rsidDel="33F6325B">
          <w:rPr>
            <w:rFonts w:ascii="SimSun" w:eastAsia="SimSun" w:hAnsi="SimSun" w:cs="SimSun"/>
            <w:lang w:val="zh-HK" w:eastAsia="zh-HK" w:bidi="en-US"/>
          </w:rPr>
          <w:delText>。</w:delText>
        </w:r>
      </w:del>
    </w:p>
    <w:p w14:paraId="434E59D0" w14:textId="5B323929" w:rsidR="40D82C9D" w:rsidRDefault="40D82C9D">
      <w:pPr>
        <w:pStyle w:val="ListParagraph"/>
        <w:numPr>
          <w:ilvl w:val="0"/>
          <w:numId w:val="24"/>
        </w:numPr>
        <w:spacing w:after="80" w:line="283" w:lineRule="auto"/>
        <w:rPr>
          <w:ins w:id="390" w:author="Guest User" w:date="2026-06-17T04:00:00Z" w16du:dateUtc="2026-06-17T04:00:06Z"/>
          <w:rFonts w:ascii="Times New Roman" w:eastAsia="Times New Roman" w:hAnsi="Times New Roman" w:cs="Times New Roman"/>
          <w:i/>
          <w:iCs/>
          <w:color w:val="0D0D0D" w:themeColor="text1" w:themeTint="F2"/>
          <w:sz w:val="19"/>
          <w:szCs w:val="19"/>
          <w:lang w:eastAsia="zh-TW"/>
          <w:rPrChange w:id="391" w:author="Guest User" w:date="2026-06-22T16:44:00Z">
            <w:rPr>
              <w:ins w:id="392" w:author="Guest User" w:date="2026-06-17T04:00:00Z" w16du:dateUtc="2026-06-17T04:00:06Z"/>
              <w:rFonts w:ascii="Times New Roman" w:eastAsia="Times New Roman" w:hAnsi="Times New Roman" w:cs="Times New Roman"/>
              <w:i/>
              <w:iCs/>
              <w:color w:val="EE0000"/>
              <w:sz w:val="19"/>
              <w:szCs w:val="19"/>
              <w:lang w:eastAsia="zh-TW"/>
            </w:rPr>
          </w:rPrChange>
        </w:rPr>
        <w:pPrChange w:id="393" w:author="Guest User" w:date="2026-06-22T16:45:00Z">
          <w:pPr>
            <w:spacing w:after="80" w:line="283" w:lineRule="auto"/>
            <w:ind w:left="792"/>
          </w:pPr>
        </w:pPrChange>
      </w:pPr>
      <w:del w:id="394" w:author="Guest User" w:date="2026-06-17T03:39:00Z" w16du:dateUtc="2026-06-17T03:39:35Z">
        <w:r w:rsidRPr="33F6325B" w:rsidDel="33F6325B">
          <w:rPr>
            <w:rFonts w:ascii="Times New Roman" w:hAnsi="Times New Roman" w:cs="Times New Roman"/>
            <w:i/>
            <w:iCs/>
            <w:color w:val="555555"/>
            <w:sz w:val="19"/>
            <w:szCs w:val="19"/>
            <w:lang w:eastAsia="zh-HK" w:bidi="en-US"/>
          </w:rPr>
          <w:delText>A project introduction video of no more than 3 minutes (MP4) or a slide deck of no more than 15 pages (PDF/PPT).</w:delText>
        </w:r>
      </w:del>
      <w:ins w:id="395" w:author="Guest User" w:date="2026-06-17T03:39:00Z" w16du:dateUtc="2026-06-17T03:39:35Z">
        <w:r w:rsidR="33F6325B" w:rsidRPr="33F6325B">
          <w:rPr>
            <w:rFonts w:ascii="SimSun" w:eastAsia="SimSun" w:hAnsi="SimSun" w:cs="SimSun"/>
            <w:color w:val="0D0D0D" w:themeColor="text1" w:themeTint="F2"/>
            <w:lang w:eastAsia="zh-HK"/>
            <w:rPrChange w:id="396" w:author="Guest User" w:date="2026-06-22T16:44:00Z" w16du:dateUtc="2026-06-22T16:44:20Z">
              <w:rPr>
                <w:rFonts w:ascii="SimSun" w:eastAsia="SimSun" w:hAnsi="SimSun" w:cs="SimSun"/>
                <w:color w:val="EE0000"/>
                <w:lang w:eastAsia="zh-HK"/>
              </w:rPr>
            </w:rPrChange>
          </w:rPr>
          <w:t>須提交5分鐘以內之作品介紹短片（MP4</w:t>
        </w:r>
      </w:ins>
      <w:ins w:id="397" w:author="Guest User" w:date="2026-06-17T07:19:00Z" w16du:dateUtc="2026-06-17T07:19:59Z">
        <w:r w:rsidR="33F6325B" w:rsidRPr="33F6325B">
          <w:rPr>
            <w:rFonts w:ascii="SimSun" w:eastAsia="SimSun" w:hAnsi="SimSun" w:cs="SimSun"/>
            <w:color w:val="0D0D0D" w:themeColor="text1" w:themeTint="F2"/>
            <w:lang w:eastAsia="zh-HK"/>
            <w:rPrChange w:id="398" w:author="Guest User" w:date="2026-06-22T16:44:00Z" w16du:dateUtc="2026-06-22T16:44:20Z">
              <w:rPr>
                <w:rFonts w:ascii="SimSun" w:eastAsia="SimSun" w:hAnsi="SimSun" w:cs="SimSun"/>
                <w:color w:val="EE0000"/>
                <w:lang w:eastAsia="zh-HK"/>
              </w:rPr>
            </w:rPrChange>
          </w:rPr>
          <w:t>格式，</w:t>
        </w:r>
        <w:commentRangeStart w:id="399"/>
        <w:r w:rsidR="33F6325B" w:rsidRPr="33F6325B">
          <w:rPr>
            <w:rFonts w:ascii="SimSun" w:eastAsia="SimSun" w:hAnsi="SimSun" w:cs="SimSun"/>
            <w:color w:val="0D0D0D" w:themeColor="text1" w:themeTint="F2"/>
            <w:lang w:eastAsia="zh-HK"/>
            <w:rPrChange w:id="400" w:author="Guest User" w:date="2026-06-22T16:44:00Z" w16du:dateUtc="2026-06-22T16:44:20Z">
              <w:rPr>
                <w:rFonts w:ascii="SimSun" w:eastAsia="SimSun" w:hAnsi="SimSun" w:cs="SimSun"/>
                <w:color w:val="EE0000"/>
                <w:lang w:eastAsia="zh-HK"/>
              </w:rPr>
            </w:rPrChange>
          </w:rPr>
          <w:t>解析度最低720</w:t>
        </w:r>
      </w:ins>
      <w:ins w:id="401" w:author="Guest User" w:date="2026-06-17T07:20:00Z" w16du:dateUtc="2026-06-17T07:20:00Z">
        <w:r w:rsidR="33F6325B" w:rsidRPr="33F6325B">
          <w:rPr>
            <w:rFonts w:ascii="SimSun" w:eastAsia="SimSun" w:hAnsi="SimSun" w:cs="SimSun"/>
            <w:color w:val="0D0D0D" w:themeColor="text1" w:themeTint="F2"/>
            <w:lang w:eastAsia="zh-HK"/>
            <w:rPrChange w:id="402" w:author="Guest User" w:date="2026-06-22T16:44:00Z" w16du:dateUtc="2026-06-22T16:44:20Z">
              <w:rPr>
                <w:rFonts w:ascii="SimSun" w:eastAsia="SimSun" w:hAnsi="SimSun" w:cs="SimSun"/>
                <w:color w:val="EE0000"/>
                <w:lang w:eastAsia="zh-HK"/>
              </w:rPr>
            </w:rPrChange>
          </w:rPr>
          <w:t>p</w:t>
        </w:r>
      </w:ins>
      <w:commentRangeEnd w:id="399"/>
      <w:r w:rsidRPr="33F6325B">
        <w:rPr>
          <w:rStyle w:val="CommentReference"/>
          <w:rFonts w:ascii="SimSun" w:eastAsia="SimSun" w:hAnsi="SimSun" w:cs="SimSun"/>
          <w:color w:val="0D0D0D" w:themeColor="text1" w:themeTint="F2"/>
          <w:sz w:val="21"/>
          <w:szCs w:val="22"/>
          <w:lang w:eastAsia="zh-HK"/>
          <w:rPrChange w:id="403" w:author="Guest User" w:date="2026-06-22T16:44:00Z" w16du:dateUtc="2026-06-22T16:44:20Z">
            <w:rPr>
              <w:rStyle w:val="CommentReference"/>
              <w:rFonts w:ascii="SimSun" w:eastAsia="SimSun" w:hAnsi="SimSun" w:cs="SimSun"/>
              <w:color w:val="EE0000"/>
              <w:sz w:val="21"/>
              <w:szCs w:val="22"/>
              <w:lang w:eastAsia="zh-HK"/>
            </w:rPr>
          </w:rPrChange>
        </w:rPr>
        <w:commentReference w:id="399"/>
      </w:r>
      <w:ins w:id="404" w:author="Guest User" w:date="2026-06-17T03:39:00Z" w16du:dateUtc="2026-06-17T03:39:35Z">
        <w:r w:rsidR="33F6325B" w:rsidRPr="33F6325B">
          <w:rPr>
            <w:rFonts w:ascii="SimSun" w:eastAsia="SimSun" w:hAnsi="SimSun" w:cs="SimSun"/>
            <w:color w:val="0D0D0D" w:themeColor="text1" w:themeTint="F2"/>
            <w:lang w:eastAsia="zh-HK"/>
            <w:rPrChange w:id="405" w:author="Guest User" w:date="2026-06-22T16:44:00Z" w16du:dateUtc="2026-06-22T16:44:20Z">
              <w:rPr>
                <w:rFonts w:ascii="SimSun" w:eastAsia="SimSun" w:hAnsi="SimSun" w:cs="SimSun"/>
                <w:color w:val="EE0000"/>
                <w:lang w:eastAsia="zh-HK"/>
              </w:rPr>
            </w:rPrChange>
          </w:rPr>
          <w:t>）及簡報（PDF／PPT）。簡報須闡述問題意識、簡述相關學界研究、說明 AI 應用的方法，以及展示</w:t>
        </w:r>
        <w:commentRangeStart w:id="406"/>
        <w:r w:rsidR="33F6325B" w:rsidRPr="33F6325B">
          <w:rPr>
            <w:rFonts w:ascii="SimSun" w:eastAsia="SimSun" w:hAnsi="SimSun" w:cs="SimSun"/>
            <w:color w:val="0D0D0D" w:themeColor="text1" w:themeTint="F2"/>
            <w:lang w:eastAsia="zh-HK"/>
            <w:rPrChange w:id="407" w:author="Guest User" w:date="2026-06-22T16:44:00Z" w16du:dateUtc="2026-06-22T16:44:20Z">
              <w:rPr>
                <w:rFonts w:ascii="SimSun" w:eastAsia="SimSun" w:hAnsi="SimSun" w:cs="SimSun"/>
                <w:color w:val="EE0000"/>
                <w:lang w:eastAsia="zh-HK"/>
              </w:rPr>
            </w:rPrChange>
          </w:rPr>
          <w:t>初</w:t>
        </w:r>
      </w:ins>
      <w:commentRangeEnd w:id="406"/>
      <w:r w:rsidRPr="33F6325B">
        <w:rPr>
          <w:rStyle w:val="CommentReference"/>
          <w:rFonts w:ascii="SimSun" w:eastAsia="SimSun" w:hAnsi="SimSun" w:cs="SimSun"/>
          <w:color w:val="0D0D0D" w:themeColor="text1" w:themeTint="F2"/>
          <w:sz w:val="21"/>
          <w:szCs w:val="22"/>
          <w:lang w:eastAsia="zh-HK"/>
          <w:rPrChange w:id="408" w:author="Guest User" w:date="2026-06-22T16:44:00Z" w16du:dateUtc="2026-06-22T16:44:20Z">
            <w:rPr>
              <w:rStyle w:val="CommentReference"/>
              <w:rFonts w:ascii="SimSun" w:eastAsia="SimSun" w:hAnsi="SimSun" w:cs="SimSun"/>
              <w:color w:val="EE0000"/>
              <w:sz w:val="21"/>
              <w:szCs w:val="22"/>
              <w:lang w:eastAsia="zh-HK"/>
            </w:rPr>
          </w:rPrChange>
        </w:rPr>
        <w:commentReference w:id="406"/>
      </w:r>
      <w:ins w:id="409" w:author="Guest User" w:date="2026-06-17T03:39:00Z" w16du:dateUtc="2026-06-17T03:39:35Z">
        <w:r w:rsidR="33F6325B" w:rsidRPr="33F6325B">
          <w:rPr>
            <w:rFonts w:ascii="SimSun" w:eastAsia="SimSun" w:hAnsi="SimSun" w:cs="SimSun"/>
            <w:color w:val="0D0D0D" w:themeColor="text1" w:themeTint="F2"/>
            <w:lang w:eastAsia="zh-HK"/>
            <w:rPrChange w:id="410" w:author="Guest User" w:date="2026-06-22T16:44:00Z" w16du:dateUtc="2026-06-22T16:44:20Z">
              <w:rPr>
                <w:rFonts w:ascii="SimSun" w:eastAsia="SimSun" w:hAnsi="SimSun" w:cs="SimSun"/>
                <w:color w:val="EE0000"/>
                <w:lang w:eastAsia="zh-HK"/>
              </w:rPr>
            </w:rPrChange>
          </w:rPr>
          <w:t>步研究成果或作品進展。</w:t>
        </w:r>
      </w:ins>
    </w:p>
    <w:p w14:paraId="3694A380" w14:textId="6FC50F95" w:rsidR="40D82C9D" w:rsidRDefault="33F6325B">
      <w:pPr>
        <w:spacing w:after="80" w:line="283" w:lineRule="auto"/>
        <w:ind w:left="792"/>
        <w:rPr>
          <w:rFonts w:ascii="Times New Roman" w:eastAsia="Times New Roman" w:hAnsi="Times New Roman" w:cs="Times New Roman"/>
          <w:i/>
          <w:iCs/>
          <w:color w:val="595959" w:themeColor="text1" w:themeTint="A6"/>
          <w:sz w:val="19"/>
          <w:szCs w:val="19"/>
          <w:lang w:eastAsia="zh-HK" w:bidi="en-US"/>
        </w:rPr>
        <w:pPrChange w:id="411" w:author="Guest User" w:date="2026-06-22T16:00:00Z">
          <w:pPr>
            <w:spacing w:after="80" w:line="283" w:lineRule="auto"/>
            <w:ind w:left="1440"/>
          </w:pPr>
        </w:pPrChange>
      </w:pPr>
      <w:ins w:id="412" w:author="Guest User" w:date="2026-06-17T03:39:00Z" w16du:dateUtc="2026-06-17T03:39:35Z">
        <w:r w:rsidRPr="33F6325B">
          <w:rPr>
            <w:rFonts w:ascii="Times New Roman" w:eastAsia="Times New Roman" w:hAnsi="Times New Roman" w:cs="Times New Roman"/>
            <w:i/>
            <w:iCs/>
            <w:color w:val="595959" w:themeColor="text1" w:themeTint="A6"/>
            <w:sz w:val="19"/>
            <w:szCs w:val="19"/>
            <w:rPrChange w:id="413" w:author="Guest User" w:date="2026-06-22T16:44:00Z" w16du:dateUtc="2026-06-22T16:44:24Z">
              <w:rPr>
                <w:rFonts w:ascii="Times New Roman" w:eastAsia="Times New Roman" w:hAnsi="Times New Roman" w:cs="Times New Roman"/>
                <w:i/>
                <w:iCs/>
                <w:color w:val="EE0000"/>
                <w:sz w:val="19"/>
                <w:szCs w:val="19"/>
              </w:rPr>
            </w:rPrChange>
          </w:rPr>
          <w:t xml:space="preserve">A project introduction video of no more than 5 minutes </w:t>
        </w:r>
        <w:r w:rsidRPr="33F6325B">
          <w:rPr>
            <w:rFonts w:ascii="Times New Roman" w:eastAsia="Times New Roman" w:hAnsi="Times New Roman" w:cs="Times New Roman"/>
            <w:i/>
            <w:iCs/>
            <w:color w:val="595959" w:themeColor="text1" w:themeTint="A6"/>
            <w:sz w:val="19"/>
            <w:szCs w:val="19"/>
            <w:rPrChange w:id="414" w:author="Guest User" w:date="2026-06-22T16:44:00Z" w16du:dateUtc="2026-06-22T16:44:20Z">
              <w:rPr>
                <w:rFonts w:ascii="Times New Roman" w:eastAsia="Times New Roman" w:hAnsi="Times New Roman" w:cs="Times New Roman"/>
                <w:i/>
                <w:iCs/>
                <w:color w:val="EE0000"/>
                <w:sz w:val="19"/>
                <w:szCs w:val="19"/>
              </w:rPr>
            </w:rPrChange>
          </w:rPr>
          <w:t>(MP4</w:t>
        </w:r>
      </w:ins>
      <w:ins w:id="415" w:author="Guest User" w:date="2026-06-17T07:20:00Z" w16du:dateUtc="2026-06-17T07:20:08Z">
        <w:r w:rsidRPr="33F6325B">
          <w:rPr>
            <w:rFonts w:ascii="Times New Roman" w:eastAsia="Times New Roman" w:hAnsi="Times New Roman" w:cs="Times New Roman"/>
            <w:i/>
            <w:iCs/>
            <w:color w:val="595959" w:themeColor="text1" w:themeTint="A6"/>
            <w:sz w:val="19"/>
            <w:szCs w:val="19"/>
            <w:rPrChange w:id="416" w:author="Guest User" w:date="2026-06-22T16:44:00Z" w16du:dateUtc="2026-06-22T16:44:20Z">
              <w:rPr>
                <w:rFonts w:ascii="Times New Roman" w:eastAsia="Times New Roman" w:hAnsi="Times New Roman" w:cs="Times New Roman"/>
                <w:i/>
                <w:iCs/>
                <w:color w:val="EE0000"/>
                <w:sz w:val="19"/>
                <w:szCs w:val="19"/>
              </w:rPr>
            </w:rPrChange>
          </w:rPr>
          <w:t xml:space="preserve">, </w:t>
        </w:r>
      </w:ins>
      <w:ins w:id="417" w:author="Guest User" w:date="2026-06-17T07:21:00Z" w16du:dateUtc="2026-06-17T07:21:07Z">
        <w:r w:rsidRPr="33F6325B">
          <w:rPr>
            <w:rFonts w:ascii="Times New Roman" w:eastAsia="Times New Roman" w:hAnsi="Times New Roman" w:cs="Times New Roman"/>
            <w:i/>
            <w:iCs/>
            <w:color w:val="595959" w:themeColor="text1" w:themeTint="A6"/>
            <w:sz w:val="19"/>
            <w:szCs w:val="19"/>
            <w:rPrChange w:id="418" w:author="Guest User" w:date="2026-06-22T16:44:00Z" w16du:dateUtc="2026-06-22T16:44:20Z">
              <w:rPr>
                <w:rFonts w:ascii="Times New Roman" w:eastAsia="Times New Roman" w:hAnsi="Times New Roman" w:cs="Times New Roman"/>
                <w:i/>
                <w:iCs/>
                <w:color w:val="EE0000"/>
                <w:sz w:val="19"/>
                <w:szCs w:val="19"/>
              </w:rPr>
            </w:rPrChange>
          </w:rPr>
          <w:t>m</w:t>
        </w:r>
        <w:r w:rsidRPr="33F6325B">
          <w:rPr>
            <w:rFonts w:ascii="Times New Roman" w:eastAsia="Times New Roman" w:hAnsi="Times New Roman" w:cs="Times New Roman"/>
            <w:i/>
            <w:iCs/>
            <w:color w:val="595959" w:themeColor="text1" w:themeTint="A6"/>
            <w:sz w:val="19"/>
            <w:szCs w:val="19"/>
            <w:rPrChange w:id="419" w:author="Guest User" w:date="2026-06-17T07:27:00Z" w16du:dateUtc="2026-06-17T07:27:34Z">
              <w:rPr>
                <w:rFonts w:ascii="Times New Roman" w:eastAsia="Times New Roman" w:hAnsi="Times New Roman" w:cs="Times New Roman"/>
                <w:sz w:val="19"/>
                <w:szCs w:val="19"/>
              </w:rPr>
            </w:rPrChange>
          </w:rPr>
          <w:t>inimum resolution required is 720p.</w:t>
        </w:r>
      </w:ins>
      <w:ins w:id="420" w:author="Guest User" w:date="2026-06-17T03:39:00Z" w16du:dateUtc="2026-06-17T03:39:35Z">
        <w:r w:rsidRPr="33F6325B">
          <w:rPr>
            <w:rFonts w:ascii="Times New Roman" w:eastAsia="Times New Roman" w:hAnsi="Times New Roman" w:cs="Times New Roman"/>
            <w:i/>
            <w:iCs/>
            <w:color w:val="595959" w:themeColor="text1" w:themeTint="A6"/>
            <w:sz w:val="19"/>
            <w:szCs w:val="19"/>
            <w:rPrChange w:id="421" w:author="Guest User" w:date="2026-06-22T16:44:00Z" w16du:dateUtc="2026-06-22T16:44:20Z">
              <w:rPr>
                <w:rFonts w:ascii="Times New Roman" w:eastAsia="Times New Roman" w:hAnsi="Times New Roman" w:cs="Times New Roman"/>
                <w:i/>
                <w:iCs/>
                <w:color w:val="EE0000"/>
                <w:sz w:val="19"/>
                <w:szCs w:val="19"/>
              </w:rPr>
            </w:rPrChange>
          </w:rPr>
          <w:t>) and a project presentation slide deck (PDF/PPT) must be submitted. The slide deck should articulate the research problem, briefly review relevant scholarly work, explain the method of AI application, and present preliminary research findings or project progress.</w:t>
        </w:r>
      </w:ins>
    </w:p>
    <w:p w14:paraId="65B79EC7"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如有原型、網站、程式、資料集、模型、互動頁面、</w:t>
      </w:r>
      <w:r w:rsidRPr="586FF6A1">
        <w:rPr>
          <w:rFonts w:ascii="Times New Roman" w:hAnsi="Times New Roman" w:cs="Times New Roman"/>
          <w:lang w:val="zh-HK" w:eastAsia="zh-HK" w:bidi="en-US"/>
        </w:rPr>
        <w:t xml:space="preserve">GitHub </w:t>
      </w:r>
      <w:r w:rsidRPr="586FF6A1">
        <w:rPr>
          <w:rFonts w:ascii="SimSun" w:eastAsia="SimSun" w:hAnsi="SimSun" w:cs="SimSun"/>
          <w:lang w:val="zh-HK" w:eastAsia="zh-HK" w:bidi="en-US"/>
        </w:rPr>
        <w:t>儲存庫或公開連結，可一併提供。</w:t>
      </w:r>
    </w:p>
    <w:p w14:paraId="5053290F"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Prototypes, websites, code, datasets, models, interactive pages, GitHub repositories or public links may be submitted where applicable.</w:t>
      </w:r>
    </w:p>
    <w:p w14:paraId="215B0C74"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作品須附上</w:t>
      </w:r>
      <w:r w:rsidRPr="586FF6A1">
        <w:rPr>
          <w:rFonts w:ascii="Times New Roman" w:hAnsi="Times New Roman" w:cs="Times New Roman"/>
          <w:lang w:val="zh-HK" w:eastAsia="zh-HK" w:bidi="en-US"/>
        </w:rPr>
        <w:t xml:space="preserve"> AI </w:t>
      </w:r>
      <w:r w:rsidRPr="586FF6A1">
        <w:rPr>
          <w:rFonts w:ascii="SimSun" w:eastAsia="SimSun" w:hAnsi="SimSun" w:cs="SimSun"/>
          <w:lang w:val="zh-HK" w:eastAsia="zh-HK" w:bidi="en-US"/>
        </w:rPr>
        <w:t>使用聲明，清楚列明所使用的生成式</w:t>
      </w:r>
      <w:r w:rsidRPr="586FF6A1">
        <w:rPr>
          <w:rFonts w:ascii="Times New Roman" w:hAnsi="Times New Roman" w:cs="Times New Roman"/>
          <w:lang w:val="zh-HK" w:eastAsia="zh-HK" w:bidi="en-US"/>
        </w:rPr>
        <w:t xml:space="preserve"> AI </w:t>
      </w:r>
      <w:r w:rsidRPr="586FF6A1">
        <w:rPr>
          <w:rFonts w:ascii="SimSun" w:eastAsia="SimSun" w:hAnsi="SimSun" w:cs="SimSun"/>
          <w:lang w:val="zh-HK" w:eastAsia="zh-HK" w:bidi="en-US"/>
        </w:rPr>
        <w:t>工具、其用途，以及人手修改、驗證與判斷的範圍。</w:t>
      </w:r>
    </w:p>
    <w:p w14:paraId="3CF9761D"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Each submission must include an AI use statement specifying the generative AI tools used, the purposes for which they were used, and the scope of human revision, verification and judgement.</w:t>
      </w:r>
    </w:p>
    <w:p w14:paraId="4935044F"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如引用文本、史料、譯本、圖像、地圖、資料集或第三方模型，須列出資料來源或授權情況。</w:t>
      </w:r>
    </w:p>
    <w:p w14:paraId="11F3395F"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Any use of texts, historical sources, translations, images, maps, datasets or third-party models must be accompanied by source acknowledgement or licensing information.</w:t>
      </w:r>
    </w:p>
    <w:p w14:paraId="3AECAFDA" w14:textId="77777777" w:rsidR="007F76F1" w:rsidRPr="00AA1D05" w:rsidRDefault="774E18FE" w:rsidP="774E18FE">
      <w:pPr>
        <w:spacing w:after="40" w:line="300" w:lineRule="auto"/>
        <w:rPr>
          <w:rFonts w:ascii="SimSun" w:eastAsia="SimSun" w:hAnsi="SimSun" w:cs="SimSun"/>
          <w:b/>
          <w:bCs/>
          <w:rPrChange w:id="422" w:author="Guest User" w:date="2026-06-22T17:18:00Z">
            <w:rPr>
              <w:rFonts w:ascii="Times New Roman" w:hAnsi="Times New Roman" w:cs="Times New Roman"/>
            </w:rPr>
          </w:rPrChange>
        </w:rPr>
      </w:pPr>
      <w:r w:rsidRPr="774E18FE">
        <w:rPr>
          <w:rFonts w:ascii="SimSun" w:eastAsia="SimSun" w:hAnsi="SimSun" w:cs="SimSun"/>
          <w:b/>
          <w:bCs/>
          <w:color w:val="222222"/>
          <w:lang w:val="zh-HK" w:eastAsia="zh-HK" w:bidi="en-US"/>
          <w:rPrChange w:id="423" w:author="Guest User" w:date="2026-06-22T17:18:00Z" w16du:dateUtc="2026-06-22T17:18:08Z">
            <w:rPr>
              <w:rFonts w:ascii="SimSun" w:eastAsia="SimSun" w:hAnsi="SimSun" w:cs="SimSun"/>
              <w:color w:val="222222"/>
              <w:lang w:val="zh-HK" w:eastAsia="zh-HK" w:bidi="en-US"/>
            </w:rPr>
          </w:rPrChange>
        </w:rPr>
        <w:t>（二）入圍後最終提交</w:t>
      </w:r>
    </w:p>
    <w:p w14:paraId="25231CD5" w14:textId="77777777" w:rsidR="007F76F1" w:rsidRPr="00AA1D05" w:rsidRDefault="00245A90">
      <w:pPr>
        <w:spacing w:after="120" w:line="288" w:lineRule="auto"/>
        <w:rPr>
          <w:rFonts w:ascii="Times New Roman" w:hAnsi="Times New Roman" w:cs="Times New Roman"/>
        </w:rPr>
      </w:pPr>
      <w:r w:rsidRPr="00AA1D05">
        <w:rPr>
          <w:rFonts w:ascii="Times New Roman" w:hAnsi="Times New Roman" w:cs="Times New Roman"/>
          <w:i/>
          <w:color w:val="555555"/>
          <w:sz w:val="19"/>
          <w:lang w:val="zh-HK" w:eastAsia="zh-HK" w:bidi="en-US"/>
        </w:rPr>
        <w:t>Final submission after shortlisting</w:t>
      </w:r>
    </w:p>
    <w:p w14:paraId="4F15DAAA" w14:textId="77777777" w:rsidR="007F76F1" w:rsidRPr="00AA1D05" w:rsidRDefault="00245A90">
      <w:pPr>
        <w:pStyle w:val="ListBullet"/>
        <w:spacing w:after="40" w:line="293" w:lineRule="auto"/>
        <w:ind w:left="288"/>
        <w:rPr>
          <w:del w:id="424" w:author="Guest User" w:date="2026-06-17T03:39:00Z" w16du:dateUtc="2026-06-17T03:39:56Z"/>
          <w:rFonts w:ascii="Times New Roman" w:hAnsi="Times New Roman" w:cs="Times New Roman"/>
          <w:lang w:eastAsia="zh-TW"/>
        </w:rPr>
      </w:pPr>
      <w:del w:id="425" w:author="Guest User" w:date="2026-06-17T03:39:00Z" w16du:dateUtc="2026-06-17T03:39:56Z">
        <w:r w:rsidRPr="40D82C9D" w:rsidDel="40D82C9D">
          <w:rPr>
            <w:rFonts w:ascii="SimSun" w:eastAsia="SimSun" w:hAnsi="SimSun" w:cs="SimSun"/>
            <w:lang w:val="zh-HK" w:eastAsia="zh-HK" w:bidi="en-US"/>
          </w:rPr>
          <w:delText>修訂後的最終版本短片及簡報。</w:delText>
        </w:r>
      </w:del>
    </w:p>
    <w:p w14:paraId="61F8ADBC" w14:textId="2180D1A9" w:rsidR="40D82C9D" w:rsidRDefault="40D82C9D">
      <w:pPr>
        <w:pStyle w:val="ListParagraph"/>
        <w:numPr>
          <w:ilvl w:val="0"/>
          <w:numId w:val="29"/>
        </w:numPr>
        <w:spacing w:after="40" w:line="283" w:lineRule="auto"/>
        <w:ind w:left="288"/>
        <w:rPr>
          <w:ins w:id="426" w:author="Guest User" w:date="2026-06-17T03:40:00Z" w16du:dateUtc="2026-06-17T03:40:38Z"/>
          <w:rFonts w:ascii="Times New Roman" w:eastAsia="Times New Roman" w:hAnsi="Times New Roman" w:cs="Times New Roman"/>
          <w:i/>
          <w:iCs/>
          <w:color w:val="0D0D0D" w:themeColor="text1" w:themeTint="F2"/>
          <w:sz w:val="19"/>
          <w:szCs w:val="19"/>
          <w:lang w:eastAsia="zh-HK"/>
          <w:rPrChange w:id="427" w:author="Guest User" w:date="2026-06-22T16:42:00Z">
            <w:rPr>
              <w:ins w:id="428" w:author="Guest User" w:date="2026-06-17T03:40:00Z" w16du:dateUtc="2026-06-17T03:40:38Z"/>
              <w:rFonts w:ascii="Times New Roman" w:eastAsia="Times New Roman" w:hAnsi="Times New Roman" w:cs="Times New Roman"/>
              <w:i/>
              <w:iCs/>
              <w:color w:val="EE0000"/>
              <w:sz w:val="19"/>
              <w:szCs w:val="19"/>
              <w:lang w:eastAsia="zh-HK"/>
            </w:rPr>
          </w:rPrChange>
        </w:rPr>
        <w:pPrChange w:id="429" w:author="Guest User" w:date="2026-06-22T16:43:00Z">
          <w:pPr>
            <w:spacing w:after="80" w:line="283" w:lineRule="auto"/>
            <w:ind w:left="792"/>
          </w:pPr>
        </w:pPrChange>
      </w:pPr>
      <w:del w:id="430" w:author="Guest User" w:date="2026-06-17T03:39:00Z" w16du:dateUtc="2026-06-17T03:39:56Z">
        <w:r w:rsidRPr="33F6325B" w:rsidDel="33F6325B">
          <w:rPr>
            <w:rFonts w:ascii="Times New Roman" w:hAnsi="Times New Roman" w:cs="Times New Roman"/>
            <w:i/>
            <w:iCs/>
            <w:color w:val="0D0D0D" w:themeColor="text1" w:themeTint="F2"/>
            <w:sz w:val="19"/>
            <w:szCs w:val="19"/>
            <w:lang w:val="zh-HK" w:eastAsia="zh-HK" w:bidi="en-US"/>
            <w:rPrChange w:id="431" w:author="Guest User" w:date="2026-06-22T16:42:00Z" w16du:dateUtc="2026-06-22T16:42:13Z">
              <w:rPr>
                <w:rFonts w:ascii="Times New Roman" w:hAnsi="Times New Roman" w:cs="Times New Roman"/>
                <w:i/>
                <w:iCs/>
                <w:color w:val="555555"/>
                <w:sz w:val="19"/>
                <w:szCs w:val="19"/>
                <w:lang w:val="zh-HK" w:eastAsia="zh-HK" w:bidi="en-US"/>
              </w:rPr>
            </w:rPrChange>
          </w:rPr>
          <w:delText>A revised final version of the video and presentation materials.</w:delText>
        </w:r>
      </w:del>
      <w:ins w:id="432" w:author="Guest User" w:date="2026-06-17T03:39:00Z" w16du:dateUtc="2026-06-17T03:39:56Z">
        <w:r w:rsidR="33F6325B" w:rsidRPr="33F6325B">
          <w:rPr>
            <w:rFonts w:ascii="SimSun" w:eastAsia="SimSun" w:hAnsi="SimSun" w:cs="SimSun"/>
            <w:color w:val="0D0D0D" w:themeColor="text1" w:themeTint="F2"/>
            <w:lang w:eastAsia="zh-HK"/>
            <w:rPrChange w:id="433" w:author="Guest User" w:date="2026-06-22T16:42:00Z" w16du:dateUtc="2026-06-22T16:42:09Z">
              <w:rPr>
                <w:rFonts w:ascii="SimSun" w:eastAsia="SimSun" w:hAnsi="SimSun" w:cs="SimSun"/>
                <w:color w:val="EE0000"/>
                <w:lang w:eastAsia="zh-HK"/>
              </w:rPr>
            </w:rPrChange>
          </w:rPr>
          <w:t>入圍後須提交修訂後的最終版本簡報。簡報須詳細闡述問題意識、相關學界研究、 AI 應用的方法、最終的研究成果，以及研究限制。</w:t>
        </w:r>
      </w:ins>
    </w:p>
    <w:p w14:paraId="34C211FE" w14:textId="150227E2" w:rsidR="40D82C9D" w:rsidRDefault="33F6325B">
      <w:pPr>
        <w:pStyle w:val="ListParagraph"/>
        <w:spacing w:after="80" w:line="283" w:lineRule="auto"/>
        <w:ind w:left="792"/>
        <w:contextualSpacing w:val="0"/>
        <w:rPr>
          <w:ins w:id="434" w:author="Guest User" w:date="2026-06-17T03:39:00Z" w16du:dateUtc="2026-06-17T03:39:56Z"/>
          <w:rFonts w:ascii="Times New Roman" w:eastAsia="Times New Roman" w:hAnsi="Times New Roman" w:cs="Times New Roman"/>
          <w:i/>
          <w:iCs/>
          <w:color w:val="595959" w:themeColor="text1" w:themeTint="A6"/>
          <w:sz w:val="19"/>
          <w:szCs w:val="19"/>
          <w:lang w:eastAsia="zh-HK"/>
          <w:rPrChange w:id="435" w:author="Guest User" w:date="2026-06-22T16:42:00Z">
            <w:rPr>
              <w:ins w:id="436" w:author="Guest User" w:date="2026-06-17T03:39:00Z" w16du:dateUtc="2026-06-17T03:39:56Z"/>
              <w:rFonts w:ascii="Times New Roman" w:eastAsia="Times New Roman" w:hAnsi="Times New Roman" w:cs="Times New Roman"/>
              <w:i/>
              <w:iCs/>
              <w:color w:val="EE0000"/>
              <w:sz w:val="19"/>
              <w:szCs w:val="19"/>
              <w:lang w:eastAsia="zh-HK"/>
            </w:rPr>
          </w:rPrChange>
        </w:rPr>
        <w:pPrChange w:id="437" w:author="Guest User" w:date="2026-06-22T16:42:00Z">
          <w:pPr/>
        </w:pPrChange>
      </w:pPr>
      <w:ins w:id="438" w:author="Guest User" w:date="2026-06-17T03:39:00Z" w16du:dateUtc="2026-06-17T03:39:56Z">
        <w:r w:rsidRPr="33F6325B">
          <w:rPr>
            <w:rFonts w:ascii="Times New Roman" w:eastAsia="Times New Roman" w:hAnsi="Times New Roman" w:cs="Times New Roman"/>
            <w:i/>
            <w:iCs/>
            <w:color w:val="595959" w:themeColor="text1" w:themeTint="A6"/>
            <w:sz w:val="19"/>
            <w:szCs w:val="19"/>
            <w:lang w:eastAsia="zh-HK"/>
            <w:rPrChange w:id="439" w:author="Guest User" w:date="2026-06-22T16:42:00Z" w16du:dateUtc="2026-06-22T16:42:09Z">
              <w:rPr>
                <w:rFonts w:ascii="Times New Roman" w:eastAsia="Times New Roman" w:hAnsi="Times New Roman" w:cs="Times New Roman"/>
                <w:i/>
                <w:iCs/>
                <w:color w:val="EE0000"/>
                <w:sz w:val="19"/>
                <w:szCs w:val="19"/>
                <w:lang w:eastAsia="zh-HK"/>
              </w:rPr>
            </w:rPrChange>
          </w:rPr>
          <w:t>Shortlisted teams must submit a revised final version of the presentation slides. The slides should elaborate on the research problem, relevant scholarly work, AI application methods,</w:t>
        </w:r>
        <w:r w:rsidRPr="33F6325B">
          <w:rPr>
            <w:rFonts w:ascii="Times New Roman" w:eastAsia="Times New Roman" w:hAnsi="Times New Roman" w:cs="Times New Roman"/>
            <w:color w:val="595959" w:themeColor="text1" w:themeTint="A6"/>
            <w:lang w:eastAsia="zh-HK"/>
            <w:rPrChange w:id="440" w:author="Guest User" w:date="2026-06-22T16:42:00Z" w16du:dateUtc="2026-06-22T16:42:09Z">
              <w:rPr>
                <w:rFonts w:ascii="Times New Roman" w:eastAsia="Times New Roman" w:hAnsi="Times New Roman" w:cs="Times New Roman"/>
                <w:color w:val="EE0000"/>
                <w:lang w:eastAsia="zh-HK"/>
              </w:rPr>
            </w:rPrChange>
          </w:rPr>
          <w:t xml:space="preserve"> </w:t>
        </w:r>
        <w:r w:rsidRPr="33F6325B">
          <w:rPr>
            <w:rFonts w:ascii="Times New Roman" w:eastAsia="Times New Roman" w:hAnsi="Times New Roman" w:cs="Times New Roman"/>
            <w:i/>
            <w:iCs/>
            <w:color w:val="595959" w:themeColor="text1" w:themeTint="A6"/>
            <w:sz w:val="19"/>
            <w:szCs w:val="19"/>
            <w:lang w:eastAsia="zh-HK"/>
            <w:rPrChange w:id="441" w:author="Guest User" w:date="2026-06-22T16:42:00Z" w16du:dateUtc="2026-06-22T16:42:09Z">
              <w:rPr>
                <w:rFonts w:ascii="Times New Roman" w:eastAsia="Times New Roman" w:hAnsi="Times New Roman" w:cs="Times New Roman"/>
                <w:i/>
                <w:iCs/>
                <w:color w:val="EE0000"/>
                <w:sz w:val="19"/>
                <w:szCs w:val="19"/>
                <w:lang w:eastAsia="zh-HK"/>
              </w:rPr>
            </w:rPrChange>
          </w:rPr>
          <w:t>final research findings, and research limitations.</w:t>
        </w:r>
      </w:ins>
    </w:p>
    <w:p w14:paraId="44361DBD" w14:textId="4A289DDB" w:rsidR="40D82C9D" w:rsidRDefault="33F6325B">
      <w:pPr>
        <w:pStyle w:val="ListParagraph"/>
        <w:numPr>
          <w:ilvl w:val="0"/>
          <w:numId w:val="29"/>
        </w:numPr>
        <w:spacing w:after="40" w:line="293" w:lineRule="auto"/>
        <w:ind w:left="288"/>
        <w:rPr>
          <w:ins w:id="442" w:author="Guest User" w:date="2026-06-17T03:40:00Z" w16du:dateUtc="2026-06-17T03:40:23Z"/>
          <w:rFonts w:ascii="Times New Roman" w:eastAsia="Times New Roman" w:hAnsi="Times New Roman" w:cs="Times New Roman"/>
          <w:i/>
          <w:iCs/>
          <w:color w:val="0D0D0D" w:themeColor="text1" w:themeTint="F2"/>
          <w:sz w:val="19"/>
          <w:szCs w:val="19"/>
          <w:lang w:eastAsia="zh-HK"/>
          <w:rPrChange w:id="443" w:author="Guest User" w:date="2026-06-22T16:42:00Z">
            <w:rPr>
              <w:ins w:id="444" w:author="Guest User" w:date="2026-06-17T03:40:00Z" w16du:dateUtc="2026-06-17T03:40:23Z"/>
              <w:rFonts w:ascii="Times New Roman" w:eastAsia="Times New Roman" w:hAnsi="Times New Roman" w:cs="Times New Roman"/>
              <w:i/>
              <w:iCs/>
              <w:color w:val="EE0000"/>
              <w:sz w:val="19"/>
              <w:szCs w:val="19"/>
              <w:lang w:eastAsia="zh-HK"/>
            </w:rPr>
          </w:rPrChange>
        </w:rPr>
        <w:pPrChange w:id="445" w:author="Guest User" w:date="2026-06-22T16:43:00Z">
          <w:pPr/>
        </w:pPrChange>
      </w:pPr>
      <w:ins w:id="446" w:author="Guest User" w:date="2026-06-22T08:51:00Z" w16du:dateUtc="2026-06-22T08:51:11Z">
        <w:r w:rsidRPr="33F6325B">
          <w:rPr>
            <w:rFonts w:ascii="SimSun" w:eastAsia="SimSun" w:hAnsi="SimSun" w:cs="SimSun"/>
            <w:color w:val="0D0D0D" w:themeColor="text1" w:themeTint="F2"/>
            <w:lang w:eastAsia="zh-HK"/>
            <w:rPrChange w:id="447" w:author="Guest User" w:date="2026-06-22T16:42:00Z" w16du:dateUtc="2026-06-22T16:42:17Z">
              <w:rPr>
                <w:rFonts w:ascii="SimSun" w:eastAsia="SimSun" w:hAnsi="SimSun" w:cs="SimSun"/>
                <w:color w:val="EE0000"/>
                <w:lang w:eastAsia="zh-HK"/>
              </w:rPr>
            </w:rPrChange>
          </w:rPr>
          <w:t>作品</w:t>
        </w:r>
      </w:ins>
      <w:ins w:id="448" w:author="Guest User" w:date="2026-06-17T03:39:00Z" w16du:dateUtc="2026-06-17T03:39:56Z">
        <w:r w:rsidRPr="33F6325B">
          <w:rPr>
            <w:rFonts w:ascii="SimSun" w:eastAsia="SimSun" w:hAnsi="SimSun" w:cs="SimSun"/>
            <w:color w:val="0D0D0D" w:themeColor="text1" w:themeTint="F2"/>
            <w:lang w:eastAsia="zh-HK"/>
            <w:rPrChange w:id="449" w:author="Guest User" w:date="2026-06-22T16:42:00Z" w16du:dateUtc="2026-06-22T16:42:09Z">
              <w:rPr>
                <w:rFonts w:ascii="SimSun" w:eastAsia="SimSun" w:hAnsi="SimSun" w:cs="SimSun"/>
                <w:color w:val="EE0000"/>
                <w:lang w:eastAsia="zh-HK"/>
              </w:rPr>
            </w:rPrChange>
          </w:rPr>
          <w:t>均須提供可示範之版本、錄影示範或測試連結</w:t>
        </w:r>
      </w:ins>
      <w:ins w:id="450" w:author="Guest User" w:date="2026-06-17T07:21:00Z" w16du:dateUtc="2026-06-17T07:21:56Z">
        <w:r w:rsidRPr="33F6325B">
          <w:rPr>
            <w:rFonts w:ascii="SimSun" w:eastAsia="SimSun" w:hAnsi="SimSun" w:cs="SimSun"/>
            <w:color w:val="0D0D0D" w:themeColor="text1" w:themeTint="F2"/>
            <w:lang w:eastAsia="zh-HK"/>
            <w:rPrChange w:id="451" w:author="Guest User" w:date="2026-06-22T16:42:00Z" w16du:dateUtc="2026-06-22T16:42:09Z">
              <w:rPr>
                <w:rFonts w:ascii="SimSun" w:eastAsia="SimSun" w:hAnsi="SimSun" w:cs="SimSun"/>
                <w:color w:val="EE0000"/>
                <w:lang w:eastAsia="zh-HK"/>
              </w:rPr>
            </w:rPrChange>
          </w:rPr>
          <w:t>（</w:t>
        </w:r>
      </w:ins>
      <w:commentRangeStart w:id="452"/>
      <w:ins w:id="453" w:author="Guest User" w:date="2026-06-17T07:22:00Z" w16du:dateUtc="2026-06-17T07:22:37Z">
        <w:r w:rsidRPr="33F6325B">
          <w:rPr>
            <w:rFonts w:ascii="SimSun" w:eastAsia="SimSun" w:hAnsi="SimSun" w:cs="SimSun"/>
            <w:color w:val="0D0D0D" w:themeColor="text1" w:themeTint="F2"/>
            <w:lang w:eastAsia="zh-HK"/>
            <w:rPrChange w:id="454" w:author="Guest User" w:date="2026-06-22T16:42:00Z" w16du:dateUtc="2026-06-22T16:42:09Z">
              <w:rPr>
                <w:rFonts w:ascii="SimSun" w:eastAsia="SimSun" w:hAnsi="SimSun" w:cs="SimSun"/>
                <w:color w:val="EE0000"/>
                <w:lang w:eastAsia="zh-HK"/>
              </w:rPr>
            </w:rPrChange>
          </w:rPr>
          <w:t>測試連結至少3個月内對評審開放</w:t>
        </w:r>
      </w:ins>
      <w:ins w:id="455" w:author="Guest User" w:date="2026-06-17T07:21:00Z" w16du:dateUtc="2026-06-17T07:21:56Z">
        <w:r w:rsidRPr="33F6325B">
          <w:rPr>
            <w:rFonts w:ascii="SimSun" w:eastAsia="SimSun" w:hAnsi="SimSun" w:cs="SimSun"/>
            <w:color w:val="0D0D0D" w:themeColor="text1" w:themeTint="F2"/>
            <w:lang w:eastAsia="zh-HK"/>
            <w:rPrChange w:id="456" w:author="Guest User" w:date="2026-06-22T16:42:00Z" w16du:dateUtc="2026-06-22T16:42:09Z">
              <w:rPr>
                <w:rFonts w:ascii="SimSun" w:eastAsia="SimSun" w:hAnsi="SimSun" w:cs="SimSun"/>
                <w:color w:val="EE0000"/>
                <w:lang w:eastAsia="zh-HK"/>
              </w:rPr>
            </w:rPrChange>
          </w:rPr>
          <w:t>）</w:t>
        </w:r>
      </w:ins>
      <w:commentRangeEnd w:id="452"/>
      <w:r w:rsidR="40D82C9D" w:rsidRPr="33F6325B">
        <w:rPr>
          <w:rStyle w:val="CommentReference"/>
          <w:rFonts w:ascii="SimSun" w:eastAsia="SimSun" w:hAnsi="SimSun" w:cs="SimSun"/>
          <w:color w:val="0D0D0D" w:themeColor="text1" w:themeTint="F2"/>
          <w:sz w:val="21"/>
          <w:szCs w:val="22"/>
          <w:lang w:eastAsia="zh-HK"/>
          <w:rPrChange w:id="457" w:author="Guest User" w:date="2026-06-22T16:42:00Z" w16du:dateUtc="2026-06-22T16:42:09Z">
            <w:rPr>
              <w:rStyle w:val="CommentReference"/>
              <w:rFonts w:ascii="SimSun" w:eastAsia="SimSun" w:hAnsi="SimSun" w:cs="SimSun"/>
              <w:color w:val="EE0000"/>
              <w:sz w:val="21"/>
              <w:szCs w:val="22"/>
              <w:lang w:eastAsia="zh-HK"/>
            </w:rPr>
          </w:rPrChange>
        </w:rPr>
        <w:commentReference w:id="452"/>
      </w:r>
      <w:ins w:id="458" w:author="Guest User" w:date="2026-06-17T07:22:00Z" w16du:dateUtc="2026-06-17T07:22:02Z">
        <w:r w:rsidRPr="33F6325B">
          <w:rPr>
            <w:rFonts w:ascii="SimSun" w:eastAsia="SimSun" w:hAnsi="SimSun" w:cs="SimSun"/>
            <w:color w:val="0D0D0D" w:themeColor="text1" w:themeTint="F2"/>
            <w:lang w:eastAsia="zh-HK"/>
            <w:rPrChange w:id="459" w:author="Guest User" w:date="2026-06-22T16:42:00Z" w16du:dateUtc="2026-06-22T16:42:09Z">
              <w:rPr>
                <w:rFonts w:ascii="SimSun" w:eastAsia="SimSun" w:hAnsi="SimSun" w:cs="SimSun"/>
                <w:color w:val="EE0000"/>
                <w:lang w:eastAsia="zh-HK"/>
              </w:rPr>
            </w:rPrChange>
          </w:rPr>
          <w:t>。</w:t>
        </w:r>
      </w:ins>
    </w:p>
    <w:p w14:paraId="282FD58E" w14:textId="56B7721E" w:rsidR="40D82C9D" w:rsidRDefault="33F6325B">
      <w:pPr>
        <w:pStyle w:val="ListParagraph"/>
        <w:spacing w:after="80" w:line="283" w:lineRule="auto"/>
        <w:ind w:left="792"/>
        <w:rPr>
          <w:rFonts w:ascii="Times New Roman" w:eastAsia="Times New Roman" w:hAnsi="Times New Roman" w:cs="Times New Roman"/>
          <w:i/>
          <w:iCs/>
          <w:color w:val="595959" w:themeColor="text1" w:themeTint="A6"/>
          <w:sz w:val="19"/>
          <w:szCs w:val="19"/>
          <w:lang w:eastAsia="zh-HK"/>
          <w:rPrChange w:id="460" w:author="Guest User" w:date="2026-06-22T16:42:00Z">
            <w:rPr>
              <w:rFonts w:ascii="Times New Roman" w:hAnsi="Times New Roman" w:cs="Times New Roman"/>
              <w:i/>
              <w:iCs/>
              <w:color w:val="555555"/>
              <w:sz w:val="19"/>
              <w:szCs w:val="19"/>
              <w:lang w:val="zh-HK" w:eastAsia="zh-HK" w:bidi="en-US"/>
            </w:rPr>
          </w:rPrChange>
        </w:rPr>
        <w:pPrChange w:id="461" w:author="Guest User" w:date="2026-06-22T16:42:00Z">
          <w:pPr/>
        </w:pPrChange>
      </w:pPr>
      <w:ins w:id="462" w:author="Guest User" w:date="2026-06-17T03:39:00Z" w16du:dateUtc="2026-06-17T03:39:56Z">
        <w:r w:rsidRPr="33F6325B">
          <w:rPr>
            <w:rFonts w:ascii="Times New Roman" w:eastAsia="Times New Roman" w:hAnsi="Times New Roman" w:cs="Times New Roman"/>
            <w:i/>
            <w:iCs/>
            <w:color w:val="595959" w:themeColor="text1" w:themeTint="A6"/>
            <w:sz w:val="19"/>
            <w:szCs w:val="19"/>
            <w:lang w:eastAsia="zh-HK"/>
            <w:rPrChange w:id="463" w:author="Guest User" w:date="2026-06-22T16:42:00Z" w16du:dateUtc="2026-06-22T16:42:09Z">
              <w:rPr>
                <w:rFonts w:ascii="Times New Roman" w:eastAsia="Times New Roman" w:hAnsi="Times New Roman" w:cs="Times New Roman"/>
                <w:i/>
                <w:iCs/>
                <w:color w:val="EE0000"/>
                <w:sz w:val="19"/>
                <w:szCs w:val="19"/>
                <w:lang w:eastAsia="zh-HK"/>
              </w:rPr>
            </w:rPrChange>
          </w:rPr>
          <w:t>Tool-based, teaching-oriented, exhibition-oriented, and AI Agent workflow entries must provide a demonstrable version, a recorded demonstration, or a testing link</w:t>
        </w:r>
      </w:ins>
      <w:ins w:id="464" w:author="Guest User" w:date="2026-06-17T07:24:00Z" w16du:dateUtc="2026-06-17T07:24:02Z">
        <w:r w:rsidRPr="33F6325B">
          <w:rPr>
            <w:rFonts w:ascii="Times New Roman" w:eastAsia="Times New Roman" w:hAnsi="Times New Roman" w:cs="Times New Roman"/>
            <w:i/>
            <w:iCs/>
            <w:color w:val="595959" w:themeColor="text1" w:themeTint="A6"/>
            <w:sz w:val="19"/>
            <w:szCs w:val="19"/>
            <w:lang w:eastAsia="zh-HK"/>
            <w:rPrChange w:id="465" w:author="Guest User" w:date="2026-06-22T16:42:00Z" w16du:dateUtc="2026-06-22T16:42:09Z">
              <w:rPr>
                <w:rFonts w:ascii="Times New Roman" w:eastAsia="Times New Roman" w:hAnsi="Times New Roman" w:cs="Times New Roman"/>
                <w:i/>
                <w:iCs/>
                <w:color w:val="EE0000"/>
                <w:sz w:val="19"/>
                <w:szCs w:val="19"/>
                <w:lang w:eastAsia="zh-HK"/>
              </w:rPr>
            </w:rPrChange>
          </w:rPr>
          <w:t xml:space="preserve"> </w:t>
        </w:r>
      </w:ins>
      <w:ins w:id="466" w:author="Guest User" w:date="2026-06-17T07:23:00Z" w16du:dateUtc="2026-06-17T07:23:42Z">
        <w:r w:rsidRPr="33F6325B">
          <w:rPr>
            <w:rFonts w:ascii="Times New Roman" w:eastAsia="Times New Roman" w:hAnsi="Times New Roman" w:cs="Times New Roman"/>
            <w:i/>
            <w:iCs/>
            <w:color w:val="595959" w:themeColor="text1" w:themeTint="A6"/>
            <w:sz w:val="19"/>
            <w:szCs w:val="19"/>
            <w:lang w:eastAsia="zh-HK"/>
            <w:rPrChange w:id="467" w:author="Guest User" w:date="2026-06-22T16:42:00Z" w16du:dateUtc="2026-06-22T16:42:09Z">
              <w:rPr>
                <w:rFonts w:ascii="Times New Roman" w:eastAsia="Times New Roman" w:hAnsi="Times New Roman" w:cs="Times New Roman"/>
                <w:i/>
                <w:iCs/>
                <w:color w:val="EE0000"/>
                <w:sz w:val="19"/>
                <w:szCs w:val="19"/>
                <w:lang w:eastAsia="zh-HK"/>
              </w:rPr>
            </w:rPrChange>
          </w:rPr>
          <w:t>(</w:t>
        </w:r>
        <w:r w:rsidRPr="33F6325B">
          <w:rPr>
            <w:rFonts w:ascii="Times New Roman" w:eastAsia="Times New Roman" w:hAnsi="Times New Roman" w:cs="Times New Roman"/>
            <w:i/>
            <w:iCs/>
            <w:color w:val="595959" w:themeColor="text1" w:themeTint="A6"/>
            <w:sz w:val="18"/>
            <w:szCs w:val="18"/>
            <w:rPrChange w:id="468" w:author="Guest User" w:date="2026-06-17T07:23:00Z" w16du:dateUtc="2026-06-17T07:23:52Z">
              <w:rPr/>
            </w:rPrChange>
          </w:rPr>
          <w:t>The test link must remain accessible to the judges for at least 3 months</w:t>
        </w:r>
        <w:r w:rsidRPr="33F6325B">
          <w:rPr>
            <w:color w:val="595959" w:themeColor="text1" w:themeTint="A6"/>
            <w:rPrChange w:id="469" w:author="Guest User" w:date="2026-06-22T16:42:00Z" w16du:dateUtc="2026-06-22T16:42:09Z">
              <w:rPr/>
            </w:rPrChange>
          </w:rPr>
          <w:t>.</w:t>
        </w:r>
        <w:r w:rsidRPr="33F6325B">
          <w:rPr>
            <w:rFonts w:ascii="Times New Roman" w:eastAsia="Times New Roman" w:hAnsi="Times New Roman" w:cs="Times New Roman"/>
            <w:i/>
            <w:iCs/>
            <w:color w:val="595959" w:themeColor="text1" w:themeTint="A6"/>
            <w:sz w:val="19"/>
            <w:szCs w:val="19"/>
            <w:lang w:eastAsia="zh-HK"/>
            <w:rPrChange w:id="470" w:author="Guest User" w:date="2026-06-22T16:42:00Z" w16du:dateUtc="2026-06-22T16:42:09Z">
              <w:rPr>
                <w:rFonts w:ascii="Times New Roman" w:eastAsia="Times New Roman" w:hAnsi="Times New Roman" w:cs="Times New Roman"/>
                <w:i/>
                <w:iCs/>
                <w:color w:val="EE0000"/>
                <w:sz w:val="19"/>
                <w:szCs w:val="19"/>
                <w:lang w:eastAsia="zh-HK"/>
              </w:rPr>
            </w:rPrChange>
          </w:rPr>
          <w:t>)</w:t>
        </w:r>
      </w:ins>
      <w:ins w:id="471" w:author="Guest User" w:date="2026-06-17T03:39:00Z" w16du:dateUtc="2026-06-17T03:39:56Z">
        <w:r w:rsidRPr="33F6325B">
          <w:rPr>
            <w:rFonts w:ascii="Times New Roman" w:eastAsia="Times New Roman" w:hAnsi="Times New Roman" w:cs="Times New Roman"/>
            <w:i/>
            <w:iCs/>
            <w:color w:val="595959" w:themeColor="text1" w:themeTint="A6"/>
            <w:sz w:val="19"/>
            <w:szCs w:val="19"/>
            <w:lang w:eastAsia="zh-HK"/>
            <w:rPrChange w:id="472" w:author="Guest User" w:date="2026-06-22T16:42:00Z" w16du:dateUtc="2026-06-22T16:42:09Z">
              <w:rPr>
                <w:rFonts w:ascii="Times New Roman" w:eastAsia="Times New Roman" w:hAnsi="Times New Roman" w:cs="Times New Roman"/>
                <w:i/>
                <w:iCs/>
                <w:color w:val="EE0000"/>
                <w:sz w:val="19"/>
                <w:szCs w:val="19"/>
                <w:lang w:eastAsia="zh-HK"/>
              </w:rPr>
            </w:rPrChange>
          </w:rPr>
          <w:t>.</w:t>
        </w:r>
      </w:ins>
    </w:p>
    <w:p w14:paraId="0922C8C2" w14:textId="77777777" w:rsidR="007F76F1" w:rsidRPr="00AA1D05" w:rsidRDefault="33F6325B">
      <w:pPr>
        <w:pStyle w:val="ListBullet"/>
        <w:spacing w:after="40" w:line="293" w:lineRule="auto"/>
        <w:ind w:left="288"/>
        <w:rPr>
          <w:rFonts w:ascii="Times New Roman" w:hAnsi="Times New Roman" w:cs="Times New Roman"/>
          <w:lang w:eastAsia="zh-TW"/>
        </w:rPr>
      </w:pPr>
      <w:r w:rsidRPr="33F6325B">
        <w:rPr>
          <w:rFonts w:ascii="SimSun" w:eastAsia="SimSun" w:hAnsi="SimSun" w:cs="SimSun"/>
          <w:lang w:val="zh-HK" w:eastAsia="zh-HK" w:bidi="en-US"/>
        </w:rPr>
        <w:t>如屬工具、網站或系統，須提供可示範之版本、錄影示範或測試連結。</w:t>
      </w:r>
    </w:p>
    <w:p w14:paraId="167C64AA" w14:textId="77777777" w:rsidR="007F76F1" w:rsidRPr="00AA1D05" w:rsidRDefault="33F6325B">
      <w:pPr>
        <w:spacing w:after="80" w:line="283" w:lineRule="auto"/>
        <w:ind w:left="792"/>
        <w:rPr>
          <w:rFonts w:ascii="Times New Roman" w:hAnsi="Times New Roman" w:cs="Times New Roman"/>
        </w:rPr>
      </w:pPr>
      <w:r w:rsidRPr="33F6325B">
        <w:rPr>
          <w:rFonts w:ascii="Times New Roman" w:hAnsi="Times New Roman" w:cs="Times New Roman"/>
          <w:i/>
          <w:iCs/>
          <w:color w:val="555555"/>
          <w:sz w:val="19"/>
          <w:szCs w:val="19"/>
          <w:lang w:val="zh-HK" w:eastAsia="zh-HK" w:bidi="en-US"/>
        </w:rPr>
        <w:t>Tool-, website- or system-based entries must provide a demonstrable version, a recorded demonstration or a testing link.</w:t>
      </w:r>
    </w:p>
    <w:p w14:paraId="3D2E8B59" w14:textId="77777777" w:rsidR="007F76F1" w:rsidRPr="00AA1D05" w:rsidRDefault="33F6325B">
      <w:pPr>
        <w:pStyle w:val="ListBullet"/>
        <w:spacing w:after="40" w:line="293" w:lineRule="auto"/>
        <w:ind w:left="288"/>
        <w:rPr>
          <w:rFonts w:ascii="Times New Roman" w:hAnsi="Times New Roman" w:cs="Times New Roman"/>
          <w:lang w:eastAsia="zh-TW"/>
        </w:rPr>
      </w:pPr>
      <w:r w:rsidRPr="33F6325B">
        <w:rPr>
          <w:rFonts w:ascii="SimSun" w:eastAsia="SimSun" w:hAnsi="SimSun" w:cs="SimSun"/>
          <w:lang w:val="zh-HK" w:eastAsia="zh-HK" w:bidi="en-US"/>
        </w:rPr>
        <w:t>如屬研究型或教學型作品，須補交</w:t>
      </w:r>
      <w:r w:rsidRPr="33F6325B">
        <w:rPr>
          <w:rFonts w:ascii="Times New Roman" w:hAnsi="Times New Roman" w:cs="Times New Roman"/>
          <w:lang w:val="zh-HK" w:eastAsia="zh-HK" w:bidi="en-US"/>
        </w:rPr>
        <w:t xml:space="preserve"> 1,000–1,500 </w:t>
      </w:r>
      <w:r w:rsidRPr="33F6325B">
        <w:rPr>
          <w:rFonts w:ascii="SimSun" w:eastAsia="SimSun" w:hAnsi="SimSun" w:cs="SimSun"/>
          <w:lang w:val="zh-HK" w:eastAsia="zh-HK" w:bidi="en-US"/>
        </w:rPr>
        <w:t>字說明，交代問題意識、方法、</w:t>
      </w:r>
      <w:r w:rsidRPr="33F6325B">
        <w:rPr>
          <w:rFonts w:ascii="Times New Roman" w:hAnsi="Times New Roman" w:cs="Times New Roman"/>
          <w:lang w:val="zh-HK" w:eastAsia="zh-HK" w:bidi="en-US"/>
        </w:rPr>
        <w:t xml:space="preserve">AI </w:t>
      </w:r>
      <w:r w:rsidRPr="33F6325B">
        <w:rPr>
          <w:rFonts w:ascii="SimSun" w:eastAsia="SimSun" w:hAnsi="SimSun" w:cs="SimSun"/>
          <w:lang w:val="zh-HK" w:eastAsia="zh-HK" w:bidi="en-US"/>
        </w:rPr>
        <w:t>應用、學術基礎及限制。</w:t>
      </w:r>
    </w:p>
    <w:p w14:paraId="3DA4BB03" w14:textId="77777777" w:rsidR="007F76F1" w:rsidRPr="00AA1D05" w:rsidRDefault="33F6325B">
      <w:pPr>
        <w:spacing w:after="80" w:line="283" w:lineRule="auto"/>
        <w:ind w:left="792"/>
        <w:rPr>
          <w:rFonts w:ascii="Times New Roman" w:hAnsi="Times New Roman" w:cs="Times New Roman"/>
        </w:rPr>
      </w:pPr>
      <w:r w:rsidRPr="33F6325B">
        <w:rPr>
          <w:rFonts w:ascii="Times New Roman" w:hAnsi="Times New Roman" w:cs="Times New Roman"/>
          <w:i/>
          <w:iCs/>
          <w:color w:val="555555"/>
          <w:sz w:val="19"/>
          <w:szCs w:val="19"/>
          <w:lang w:val="zh-HK" w:eastAsia="zh-HK" w:bidi="en-US"/>
        </w:rPr>
        <w:t>Research-oriented or teaching-oriented entries must provide a 1,000–1,500 word explanatory note outlining the research problem, methodology, AI applications, scholarly basis and limitations.</w:t>
      </w:r>
    </w:p>
    <w:p w14:paraId="73A72838" w14:textId="488A4537" w:rsidR="007F76F1" w:rsidRPr="00AA1D05" w:rsidRDefault="586FF6A1" w:rsidP="586FF6A1">
      <w:pPr>
        <w:pStyle w:val="ListBullet"/>
        <w:spacing w:after="40" w:line="293" w:lineRule="auto"/>
        <w:ind w:left="288"/>
        <w:rPr>
          <w:rFonts w:ascii="SimSun" w:eastAsia="SimSun" w:hAnsi="SimSun" w:cs="SimSun"/>
          <w:lang w:val="zh-HK" w:eastAsia="zh-HK" w:bidi="en-US"/>
        </w:rPr>
      </w:pPr>
      <w:r w:rsidRPr="586FF6A1">
        <w:rPr>
          <w:rFonts w:ascii="SimSun" w:eastAsia="SimSun" w:hAnsi="SimSun" w:cs="SimSun"/>
          <w:lang w:val="zh-HK" w:eastAsia="zh-HK" w:bidi="en-US"/>
        </w:rPr>
        <w:t>入圍隊伍須出席決賽簡報及現場／線上示範（如適用）。</w:t>
      </w:r>
      <w:commentRangeStart w:id="473"/>
      <w:ins w:id="474" w:author="Guest User" w:date="2026-06-17T07:29:00Z" w16du:dateUtc="2026-06-17T07:29:42Z">
        <w:r w:rsidRPr="586FF6A1">
          <w:rPr>
            <w:rFonts w:ascii="SimSun" w:eastAsia="SimSun" w:hAnsi="SimSun" w:cs="SimSun"/>
            <w:lang w:val="zh-HK" w:eastAsia="zh-HK" w:bidi="en-US"/>
          </w:rPr>
          <w:t>簡報和線上示範可使用英文或中文進行。</w:t>
        </w:r>
      </w:ins>
      <w:commentRangeEnd w:id="473"/>
      <w:r w:rsidR="00245A90" w:rsidRPr="00AA1D05">
        <w:rPr>
          <w:rStyle w:val="CommentReference"/>
          <w:rFonts w:ascii="SimSun" w:eastAsia="SimSun" w:hAnsi="SimSun" w:cs="SimSun"/>
          <w:sz w:val="21"/>
          <w:szCs w:val="22"/>
          <w:lang w:val="zh-HK" w:eastAsia="zh-HK" w:bidi="en-US"/>
        </w:rPr>
        <w:commentReference w:id="473"/>
      </w:r>
    </w:p>
    <w:p w14:paraId="6EBEED25" w14:textId="1ADF117F" w:rsidR="007F76F1" w:rsidRPr="00AA1D05" w:rsidRDefault="33F6325B" w:rsidP="33F6325B">
      <w:pPr>
        <w:spacing w:after="80" w:line="283" w:lineRule="auto"/>
        <w:ind w:left="792"/>
        <w:rPr>
          <w:ins w:id="475" w:author="Guest User" w:date="2026-06-17T03:42:00Z" w16du:dateUtc="2026-06-17T03:42:02Z"/>
          <w:rFonts w:ascii="Times New Roman" w:eastAsia="Times New Roman" w:hAnsi="Times New Roman" w:cs="Times New Roman"/>
          <w:i/>
          <w:iCs/>
          <w:sz w:val="19"/>
          <w:szCs w:val="19"/>
          <w:lang w:eastAsia="zh-HK"/>
        </w:rPr>
      </w:pPr>
      <w:r w:rsidRPr="33F6325B">
        <w:rPr>
          <w:rFonts w:ascii="Times New Roman" w:hAnsi="Times New Roman" w:cs="Times New Roman"/>
          <w:i/>
          <w:iCs/>
          <w:color w:val="555555"/>
          <w:sz w:val="19"/>
          <w:szCs w:val="19"/>
          <w:lang w:val="zh-HK" w:eastAsia="zh-HK" w:bidi="en-US"/>
        </w:rPr>
        <w:t>Shortlisted teams must attend the final presentation session and, where relevant, conduct a live or online demonstration.</w:t>
      </w:r>
      <w:ins w:id="476" w:author="Guest User" w:date="2026-06-17T07:30:00Z" w16du:dateUtc="2026-06-17T07:30:42Z">
        <w:r w:rsidRPr="33F6325B">
          <w:rPr>
            <w:rFonts w:ascii="Times New Roman" w:eastAsia="Times New Roman" w:hAnsi="Times New Roman" w:cs="Times New Roman"/>
            <w:i/>
            <w:iCs/>
            <w:sz w:val="19"/>
            <w:szCs w:val="19"/>
            <w:lang w:eastAsia="zh-HK"/>
            <w:rPrChange w:id="477" w:author="Guest User" w:date="2026-06-17T07:30:00Z" w16du:dateUtc="2026-06-17T07:30:47Z">
              <w:rPr>
                <w:rFonts w:ascii="Times New Roman" w:eastAsia="Times New Roman" w:hAnsi="Times New Roman" w:cs="Times New Roman"/>
                <w:sz w:val="19"/>
                <w:szCs w:val="19"/>
                <w:lang w:eastAsia="zh-HK"/>
              </w:rPr>
            </w:rPrChange>
          </w:rPr>
          <w:t xml:space="preserve"> </w:t>
        </w:r>
        <w:r w:rsidRPr="33F6325B">
          <w:rPr>
            <w:rFonts w:ascii="Times New Roman" w:eastAsia="Times New Roman" w:hAnsi="Times New Roman" w:cs="Times New Roman"/>
            <w:i/>
            <w:iCs/>
            <w:color w:val="595959" w:themeColor="text1" w:themeTint="A6"/>
            <w:sz w:val="19"/>
            <w:szCs w:val="19"/>
            <w:lang w:eastAsia="zh-HK"/>
            <w:rPrChange w:id="478" w:author="Guest User" w:date="2026-06-22T16:05:00Z" w16du:dateUtc="2026-06-22T16:05:39Z">
              <w:rPr>
                <w:rFonts w:ascii="Times New Roman" w:eastAsia="Times New Roman" w:hAnsi="Times New Roman" w:cs="Times New Roman"/>
                <w:sz w:val="19"/>
                <w:szCs w:val="19"/>
                <w:lang w:eastAsia="zh-HK"/>
              </w:rPr>
            </w:rPrChange>
          </w:rPr>
          <w:t>Presentations and online demonstrations can be conducted in eithe</w:t>
        </w:r>
        <w:r w:rsidRPr="33F6325B">
          <w:rPr>
            <w:rFonts w:ascii="Times New Roman" w:eastAsia="Times New Roman" w:hAnsi="Times New Roman" w:cs="Times New Roman"/>
            <w:i/>
            <w:iCs/>
            <w:color w:val="595959" w:themeColor="text1" w:themeTint="A6"/>
            <w:sz w:val="19"/>
            <w:szCs w:val="19"/>
            <w:lang w:eastAsia="zh-HK"/>
            <w:rPrChange w:id="479" w:author="Guest User" w:date="2026-06-22T16:05:00Z" w16du:dateUtc="2026-06-22T16:05:06Z">
              <w:rPr>
                <w:rFonts w:ascii="Times New Roman" w:eastAsia="Times New Roman" w:hAnsi="Times New Roman" w:cs="Times New Roman"/>
                <w:sz w:val="19"/>
                <w:szCs w:val="19"/>
                <w:lang w:eastAsia="zh-HK"/>
              </w:rPr>
            </w:rPrChange>
          </w:rPr>
          <w:t>r</w:t>
        </w:r>
        <w:r w:rsidRPr="33F6325B">
          <w:rPr>
            <w:rFonts w:ascii="Times New Roman" w:eastAsia="Times New Roman" w:hAnsi="Times New Roman" w:cs="Times New Roman"/>
            <w:i/>
            <w:iCs/>
            <w:color w:val="595959" w:themeColor="text1" w:themeTint="A6"/>
            <w:sz w:val="19"/>
            <w:szCs w:val="19"/>
            <w:lang w:eastAsia="zh-HK"/>
            <w:rPrChange w:id="480" w:author="Guest User" w:date="2026-06-22T16:05:00Z" w16du:dateUtc="2026-06-22T16:05:27Z">
              <w:rPr>
                <w:rFonts w:ascii="Times New Roman" w:eastAsia="Times New Roman" w:hAnsi="Times New Roman" w:cs="Times New Roman"/>
                <w:sz w:val="19"/>
                <w:szCs w:val="19"/>
                <w:lang w:eastAsia="zh-HK"/>
              </w:rPr>
            </w:rPrChange>
          </w:rPr>
          <w:t xml:space="preserve"> </w:t>
        </w:r>
        <w:r w:rsidRPr="33F6325B">
          <w:rPr>
            <w:rFonts w:ascii="Times New Roman" w:eastAsia="Times New Roman" w:hAnsi="Times New Roman" w:cs="Times New Roman"/>
            <w:i/>
            <w:iCs/>
            <w:color w:val="595959" w:themeColor="text1" w:themeTint="A6"/>
            <w:sz w:val="19"/>
            <w:szCs w:val="19"/>
            <w:lang w:eastAsia="zh-HK"/>
            <w:rPrChange w:id="481" w:author="Guest User" w:date="2026-06-22T16:05:00Z" w16du:dateUtc="2026-06-22T16:05:11Z">
              <w:rPr>
                <w:rFonts w:ascii="Times New Roman" w:eastAsia="Times New Roman" w:hAnsi="Times New Roman" w:cs="Times New Roman"/>
                <w:sz w:val="19"/>
                <w:szCs w:val="19"/>
                <w:lang w:eastAsia="zh-HK"/>
              </w:rPr>
            </w:rPrChange>
          </w:rPr>
          <w:t>English or Chinese.</w:t>
        </w:r>
      </w:ins>
    </w:p>
    <w:p w14:paraId="00368173" w14:textId="7E8FCA2C" w:rsidR="40D82C9D" w:rsidRDefault="774E18FE">
      <w:pPr>
        <w:spacing w:after="40" w:line="300" w:lineRule="auto"/>
        <w:rPr>
          <w:ins w:id="482" w:author="Guest User" w:date="2026-06-17T03:42:00Z" w16du:dateUtc="2026-06-17T03:42:11Z"/>
          <w:rFonts w:ascii="SimSun" w:eastAsia="SimSun" w:hAnsi="SimSun" w:cs="SimSun"/>
          <w:b/>
          <w:bCs/>
          <w:color w:val="000000" w:themeColor="text1"/>
          <w:lang w:eastAsia="zh-HK"/>
          <w:rPrChange w:id="483" w:author="Guest User" w:date="2026-06-22T17:18:00Z">
            <w:rPr>
              <w:ins w:id="484" w:author="Guest User" w:date="2026-06-17T03:42:00Z" w16du:dateUtc="2026-06-17T03:42:11Z"/>
              <w:rFonts w:ascii="SimSun" w:eastAsia="SimSun" w:hAnsi="SimSun" w:cs="SimSun"/>
              <w:color w:val="EE0000"/>
              <w:lang w:eastAsia="zh-HK"/>
            </w:rPr>
          </w:rPrChange>
        </w:rPr>
        <w:pPrChange w:id="485" w:author="Guest User" w:date="2026-06-17T03:42:00Z">
          <w:pPr/>
        </w:pPrChange>
      </w:pPr>
      <w:ins w:id="486" w:author="Guest User" w:date="2026-06-17T03:42:00Z" w16du:dateUtc="2026-06-17T03:42:11Z">
        <w:r w:rsidRPr="774E18FE">
          <w:rPr>
            <w:rFonts w:ascii="SimSun" w:eastAsia="SimSun" w:hAnsi="SimSun" w:cs="SimSun"/>
            <w:b/>
            <w:bCs/>
            <w:color w:val="000000" w:themeColor="text1"/>
            <w:lang w:eastAsia="zh-HK"/>
            <w:rPrChange w:id="487" w:author="Guest User" w:date="2026-06-22T17:18:00Z" w16du:dateUtc="2026-06-22T17:18:14Z">
              <w:rPr>
                <w:rFonts w:ascii="SimSun" w:eastAsia="SimSun" w:hAnsi="SimSun" w:cs="SimSun"/>
                <w:color w:val="EE0000"/>
                <w:lang w:eastAsia="zh-HK"/>
              </w:rPr>
            </w:rPrChange>
          </w:rPr>
          <w:lastRenderedPageBreak/>
          <w:t>（三）兩階段均須提交的文件</w:t>
        </w:r>
      </w:ins>
    </w:p>
    <w:p w14:paraId="5B8B822B" w14:textId="083FA9DB" w:rsidR="40D82C9D" w:rsidRDefault="33F6325B">
      <w:pPr>
        <w:spacing w:after="120" w:line="288" w:lineRule="auto"/>
        <w:rPr>
          <w:ins w:id="488" w:author="Guest User" w:date="2026-06-17T03:42:00Z" w16du:dateUtc="2026-06-17T03:42:11Z"/>
          <w:rFonts w:ascii="Times New Roman" w:eastAsia="Times New Roman" w:hAnsi="Times New Roman" w:cs="Times New Roman"/>
          <w:i/>
          <w:iCs/>
          <w:color w:val="595959" w:themeColor="text1" w:themeTint="A6"/>
          <w:sz w:val="19"/>
          <w:szCs w:val="19"/>
          <w:lang w:eastAsia="zh-HK"/>
          <w:rPrChange w:id="489" w:author="Guest User" w:date="2026-06-22T16:40:00Z">
            <w:rPr>
              <w:ins w:id="490" w:author="Guest User" w:date="2026-06-17T03:42:00Z" w16du:dateUtc="2026-06-17T03:42:11Z"/>
              <w:rFonts w:ascii="Times New Roman" w:eastAsia="Times New Roman" w:hAnsi="Times New Roman" w:cs="Times New Roman"/>
              <w:i/>
              <w:iCs/>
              <w:color w:val="EE0000"/>
              <w:sz w:val="19"/>
              <w:szCs w:val="19"/>
              <w:lang w:eastAsia="zh-HK"/>
            </w:rPr>
          </w:rPrChange>
        </w:rPr>
        <w:pPrChange w:id="491" w:author="Guest User" w:date="2026-06-17T03:42:00Z">
          <w:pPr/>
        </w:pPrChange>
      </w:pPr>
      <w:ins w:id="492" w:author="Guest User" w:date="2026-06-17T03:42:00Z" w16du:dateUtc="2026-06-17T03:42:11Z">
        <w:r w:rsidRPr="33F6325B">
          <w:rPr>
            <w:rFonts w:ascii="Times New Roman" w:eastAsia="Times New Roman" w:hAnsi="Times New Roman" w:cs="Times New Roman"/>
            <w:i/>
            <w:iCs/>
            <w:color w:val="595959" w:themeColor="text1" w:themeTint="A6"/>
            <w:sz w:val="19"/>
            <w:szCs w:val="19"/>
            <w:lang w:eastAsia="zh-HK"/>
            <w:rPrChange w:id="493" w:author="Guest User" w:date="2026-06-22T16:40:00Z" w16du:dateUtc="2026-06-22T16:40:02Z">
              <w:rPr>
                <w:rFonts w:ascii="Times New Roman" w:eastAsia="Times New Roman" w:hAnsi="Times New Roman" w:cs="Times New Roman"/>
                <w:i/>
                <w:iCs/>
                <w:color w:val="EE0000"/>
                <w:sz w:val="19"/>
                <w:szCs w:val="19"/>
                <w:lang w:eastAsia="zh-HK"/>
              </w:rPr>
            </w:rPrChange>
          </w:rPr>
          <w:t>Required Documents for Both Submission Stages</w:t>
        </w:r>
      </w:ins>
    </w:p>
    <w:p w14:paraId="249C6258" w14:textId="11B75ED3" w:rsidR="40D82C9D" w:rsidRDefault="33F6325B">
      <w:pPr>
        <w:pStyle w:val="ListParagraph"/>
        <w:numPr>
          <w:ilvl w:val="0"/>
          <w:numId w:val="21"/>
        </w:numPr>
        <w:spacing w:after="40" w:line="293" w:lineRule="auto"/>
        <w:ind w:left="288"/>
        <w:rPr>
          <w:ins w:id="494" w:author="Guest User" w:date="2026-06-17T03:43:00Z" w16du:dateUtc="2026-06-17T03:43:42Z"/>
          <w:rFonts w:ascii="Times New Roman" w:eastAsia="Times New Roman" w:hAnsi="Times New Roman" w:cs="Times New Roman"/>
          <w:i/>
          <w:iCs/>
          <w:color w:val="262626" w:themeColor="text1" w:themeTint="D9"/>
          <w:sz w:val="19"/>
          <w:szCs w:val="19"/>
          <w:lang w:eastAsia="zh-HK"/>
          <w:rPrChange w:id="495" w:author="Guest User" w:date="2026-06-22T16:39:00Z">
            <w:rPr>
              <w:ins w:id="496" w:author="Guest User" w:date="2026-06-17T03:43:00Z" w16du:dateUtc="2026-06-17T03:43:42Z"/>
              <w:rFonts w:ascii="Times New Roman" w:eastAsia="Times New Roman" w:hAnsi="Times New Roman" w:cs="Times New Roman"/>
              <w:i/>
              <w:iCs/>
              <w:color w:val="EE0000"/>
              <w:sz w:val="19"/>
              <w:szCs w:val="19"/>
              <w:lang w:eastAsia="zh-HK"/>
            </w:rPr>
          </w:rPrChange>
        </w:rPr>
        <w:pPrChange w:id="497" w:author="Guest User" w:date="2026-06-17T03:42:00Z">
          <w:pPr/>
        </w:pPrChange>
      </w:pPr>
      <w:ins w:id="498" w:author="Guest User" w:date="2026-06-17T03:42:00Z" w16du:dateUtc="2026-06-17T03:42:11Z">
        <w:r w:rsidRPr="33F6325B">
          <w:rPr>
            <w:rFonts w:ascii="SimSun" w:eastAsia="SimSun" w:hAnsi="SimSun" w:cs="SimSun"/>
            <w:color w:val="262626" w:themeColor="text1" w:themeTint="D9"/>
            <w:lang w:eastAsia="zh-HK"/>
            <w:rPrChange w:id="499" w:author="Guest User" w:date="2026-06-22T16:39:00Z" w16du:dateUtc="2026-06-22T16:39:58Z">
              <w:rPr>
                <w:rFonts w:ascii="SimSun" w:eastAsia="SimSun" w:hAnsi="SimSun" w:cs="SimSun"/>
                <w:color w:val="EE0000"/>
                <w:lang w:eastAsia="zh-HK"/>
              </w:rPr>
            </w:rPrChange>
          </w:rPr>
          <w:t>作品須附上</w:t>
        </w:r>
        <w:r w:rsidRPr="33F6325B">
          <w:rPr>
            <w:rFonts w:ascii="Times New Roman" w:eastAsia="Times New Roman" w:hAnsi="Times New Roman" w:cs="Times New Roman"/>
            <w:color w:val="262626" w:themeColor="text1" w:themeTint="D9"/>
            <w:lang w:eastAsia="zh-HK"/>
            <w:rPrChange w:id="500" w:author="Guest User" w:date="2026-06-22T16:39:00Z" w16du:dateUtc="2026-06-22T16:39:57Z">
              <w:rPr>
                <w:rFonts w:ascii="Times New Roman" w:eastAsia="Times New Roman" w:hAnsi="Times New Roman" w:cs="Times New Roman"/>
                <w:color w:val="EE0000"/>
                <w:lang w:eastAsia="zh-HK"/>
              </w:rPr>
            </w:rPrChange>
          </w:rPr>
          <w:t xml:space="preserve"> AI </w:t>
        </w:r>
        <w:r w:rsidRPr="33F6325B">
          <w:rPr>
            <w:rFonts w:ascii="SimSun" w:eastAsia="SimSun" w:hAnsi="SimSun" w:cs="SimSun"/>
            <w:color w:val="262626" w:themeColor="text1" w:themeTint="D9"/>
            <w:lang w:eastAsia="zh-HK"/>
            <w:rPrChange w:id="501" w:author="Guest User" w:date="2026-06-22T16:39:00Z" w16du:dateUtc="2026-06-22T16:39:57Z">
              <w:rPr>
                <w:rFonts w:ascii="SimSun" w:eastAsia="SimSun" w:hAnsi="SimSun" w:cs="SimSun"/>
                <w:color w:val="EE0000"/>
                <w:lang w:eastAsia="zh-HK"/>
              </w:rPr>
            </w:rPrChange>
          </w:rPr>
          <w:t>使用聲明，清楚列明所使用的生成式</w:t>
        </w:r>
        <w:r w:rsidRPr="33F6325B">
          <w:rPr>
            <w:rFonts w:ascii="Times New Roman" w:eastAsia="Times New Roman" w:hAnsi="Times New Roman" w:cs="Times New Roman"/>
            <w:color w:val="262626" w:themeColor="text1" w:themeTint="D9"/>
            <w:lang w:eastAsia="zh-HK"/>
            <w:rPrChange w:id="502" w:author="Guest User" w:date="2026-06-22T16:39:00Z" w16du:dateUtc="2026-06-22T16:39:57Z">
              <w:rPr>
                <w:rFonts w:ascii="Times New Roman" w:eastAsia="Times New Roman" w:hAnsi="Times New Roman" w:cs="Times New Roman"/>
                <w:color w:val="EE0000"/>
                <w:lang w:eastAsia="zh-HK"/>
              </w:rPr>
            </w:rPrChange>
          </w:rPr>
          <w:t xml:space="preserve"> AI </w:t>
        </w:r>
        <w:r w:rsidRPr="33F6325B">
          <w:rPr>
            <w:rFonts w:ascii="SimSun" w:eastAsia="SimSun" w:hAnsi="SimSun" w:cs="SimSun"/>
            <w:color w:val="262626" w:themeColor="text1" w:themeTint="D9"/>
            <w:lang w:eastAsia="zh-HK"/>
            <w:rPrChange w:id="503" w:author="Guest User" w:date="2026-06-22T16:39:00Z" w16du:dateUtc="2026-06-22T16:39:57Z">
              <w:rPr>
                <w:rFonts w:ascii="SimSun" w:eastAsia="SimSun" w:hAnsi="SimSun" w:cs="SimSun"/>
                <w:color w:val="EE0000"/>
                <w:lang w:eastAsia="zh-HK"/>
              </w:rPr>
            </w:rPrChange>
          </w:rPr>
          <w:t>工具、其用途，以及人手修改、驗證與判斷的</w:t>
        </w:r>
      </w:ins>
      <w:ins w:id="504" w:author="Guest User" w:date="2026-06-17T03:43:00Z" w16du:dateUtc="2026-06-17T03:43:42Z">
        <w:r w:rsidRPr="33F6325B">
          <w:rPr>
            <w:rFonts w:ascii="SimSun" w:eastAsia="SimSun" w:hAnsi="SimSun" w:cs="SimSun"/>
            <w:color w:val="262626" w:themeColor="text1" w:themeTint="D9"/>
            <w:lang w:eastAsia="zh-HK"/>
            <w:rPrChange w:id="505" w:author="Guest User" w:date="2026-06-22T16:39:00Z" w16du:dateUtc="2026-06-22T16:39:57Z">
              <w:rPr>
                <w:rFonts w:ascii="SimSun" w:eastAsia="SimSun" w:hAnsi="SimSun" w:cs="SimSun"/>
                <w:color w:val="EE0000"/>
                <w:lang w:eastAsia="zh-HK"/>
              </w:rPr>
            </w:rPrChange>
          </w:rPr>
          <w:t>範圍。</w:t>
        </w:r>
      </w:ins>
    </w:p>
    <w:p w14:paraId="23C2A2A7" w14:textId="2C1EDEC2" w:rsidR="40D82C9D" w:rsidRDefault="33F6325B">
      <w:pPr>
        <w:spacing w:after="80" w:line="283" w:lineRule="auto"/>
        <w:ind w:left="792"/>
        <w:rPr>
          <w:ins w:id="506" w:author="Guest User" w:date="2026-06-17T03:42:00Z" w16du:dateUtc="2026-06-17T03:42:11Z"/>
          <w:rFonts w:ascii="Times New Roman" w:eastAsia="Times New Roman" w:hAnsi="Times New Roman" w:cs="Times New Roman"/>
          <w:i/>
          <w:iCs/>
          <w:color w:val="595959" w:themeColor="text1" w:themeTint="A6"/>
          <w:sz w:val="19"/>
          <w:szCs w:val="19"/>
          <w:lang w:eastAsia="zh-HK"/>
          <w:rPrChange w:id="507" w:author="Guest User" w:date="2026-06-22T16:40:00Z">
            <w:rPr>
              <w:ins w:id="508" w:author="Guest User" w:date="2026-06-17T03:42:00Z" w16du:dateUtc="2026-06-17T03:42:11Z"/>
              <w:rFonts w:ascii="Times New Roman" w:eastAsia="Times New Roman" w:hAnsi="Times New Roman" w:cs="Times New Roman"/>
              <w:i/>
              <w:iCs/>
              <w:color w:val="EE0000"/>
              <w:sz w:val="19"/>
              <w:szCs w:val="19"/>
              <w:lang w:eastAsia="zh-HK"/>
            </w:rPr>
          </w:rPrChange>
        </w:rPr>
        <w:pPrChange w:id="509" w:author="Guest User" w:date="2026-06-22T16:41:00Z">
          <w:pPr/>
        </w:pPrChange>
      </w:pPr>
      <w:ins w:id="510" w:author="Guest User" w:date="2026-06-17T03:43:00Z" w16du:dateUtc="2026-06-17T03:43:47Z">
        <w:r w:rsidRPr="33F6325B">
          <w:rPr>
            <w:rFonts w:ascii="Times New Roman" w:eastAsia="Times New Roman" w:hAnsi="Times New Roman" w:cs="Times New Roman"/>
            <w:i/>
            <w:iCs/>
            <w:color w:val="595959" w:themeColor="text1" w:themeTint="A6"/>
            <w:sz w:val="19"/>
            <w:szCs w:val="19"/>
            <w:lang w:eastAsia="zh-HK"/>
            <w:rPrChange w:id="511" w:author="Guest User" w:date="2026-06-22T16:40:00Z" w16du:dateUtc="2026-06-22T16:40:04Z">
              <w:rPr>
                <w:rFonts w:ascii="Times New Roman" w:eastAsia="Times New Roman" w:hAnsi="Times New Roman" w:cs="Times New Roman"/>
                <w:i/>
                <w:iCs/>
                <w:color w:val="EE0000"/>
                <w:sz w:val="19"/>
                <w:szCs w:val="19"/>
                <w:lang w:eastAsia="zh-HK"/>
              </w:rPr>
            </w:rPrChange>
          </w:rPr>
          <w:t>E</w:t>
        </w:r>
      </w:ins>
      <w:ins w:id="512" w:author="Guest User" w:date="2026-06-17T03:42:00Z" w16du:dateUtc="2026-06-17T03:42:11Z">
        <w:r w:rsidRPr="33F6325B">
          <w:rPr>
            <w:rFonts w:ascii="Times New Roman" w:eastAsia="Times New Roman" w:hAnsi="Times New Roman" w:cs="Times New Roman"/>
            <w:i/>
            <w:iCs/>
            <w:color w:val="595959" w:themeColor="text1" w:themeTint="A6"/>
            <w:sz w:val="19"/>
            <w:szCs w:val="19"/>
            <w:lang w:eastAsia="zh-HK"/>
            <w:rPrChange w:id="513" w:author="Guest User" w:date="2026-06-22T16:39:00Z" w16du:dateUtc="2026-06-22T16:39:57Z">
              <w:rPr>
                <w:rFonts w:ascii="Times New Roman" w:eastAsia="Times New Roman" w:hAnsi="Times New Roman" w:cs="Times New Roman"/>
                <w:i/>
                <w:iCs/>
                <w:color w:val="EE0000"/>
                <w:sz w:val="19"/>
                <w:szCs w:val="19"/>
                <w:lang w:eastAsia="zh-HK"/>
              </w:rPr>
            </w:rPrChange>
          </w:rPr>
          <w:t xml:space="preserve">ach submission must include an AI use statement specifying the generative AI tools used, the purposes for which they were used, and the scope of human revision, </w:t>
        </w:r>
        <w:r w:rsidRPr="33F6325B">
          <w:rPr>
            <w:rFonts w:ascii="Times New Roman" w:eastAsia="Times New Roman" w:hAnsi="Times New Roman" w:cs="Times New Roman"/>
            <w:i/>
            <w:iCs/>
            <w:color w:val="595959" w:themeColor="text1" w:themeTint="A6"/>
            <w:sz w:val="19"/>
            <w:szCs w:val="19"/>
            <w:lang w:eastAsia="zh-HK"/>
            <w:rPrChange w:id="514" w:author="Guest User" w:date="2026-06-22T16:39:00Z" w16du:dateUtc="2026-06-22T16:39:58Z">
              <w:rPr>
                <w:rFonts w:ascii="Times New Roman" w:eastAsia="Times New Roman" w:hAnsi="Times New Roman" w:cs="Times New Roman"/>
                <w:i/>
                <w:iCs/>
                <w:color w:val="EE0000"/>
                <w:sz w:val="19"/>
                <w:szCs w:val="19"/>
                <w:lang w:eastAsia="zh-HK"/>
              </w:rPr>
            </w:rPrChange>
          </w:rPr>
          <w:t>verification and judgement.</w:t>
        </w:r>
      </w:ins>
    </w:p>
    <w:p w14:paraId="6D909508" w14:textId="45F97FAA" w:rsidR="40D82C9D" w:rsidRDefault="33F6325B">
      <w:pPr>
        <w:pStyle w:val="ListParagraph"/>
        <w:numPr>
          <w:ilvl w:val="0"/>
          <w:numId w:val="21"/>
        </w:numPr>
        <w:spacing w:after="40" w:line="293" w:lineRule="auto"/>
        <w:ind w:left="288"/>
        <w:rPr>
          <w:ins w:id="515" w:author="Guest User" w:date="2026-06-17T03:43:00Z" w16du:dateUtc="2026-06-17T03:43:16Z"/>
          <w:rFonts w:ascii="Times New Roman" w:eastAsia="Times New Roman" w:hAnsi="Times New Roman" w:cs="Times New Roman"/>
          <w:i/>
          <w:iCs/>
          <w:color w:val="262626" w:themeColor="text1" w:themeTint="D9"/>
          <w:sz w:val="19"/>
          <w:szCs w:val="19"/>
          <w:lang w:eastAsia="zh-HK"/>
          <w:rPrChange w:id="516" w:author="Guest User" w:date="2026-06-22T16:39:00Z">
            <w:rPr>
              <w:ins w:id="517" w:author="Guest User" w:date="2026-06-17T03:43:00Z" w16du:dateUtc="2026-06-17T03:43:16Z"/>
              <w:rFonts w:ascii="Times New Roman" w:eastAsia="Times New Roman" w:hAnsi="Times New Roman" w:cs="Times New Roman"/>
              <w:i/>
              <w:iCs/>
              <w:color w:val="EE0000"/>
              <w:sz w:val="19"/>
              <w:szCs w:val="19"/>
              <w:lang w:eastAsia="zh-HK"/>
            </w:rPr>
          </w:rPrChange>
        </w:rPr>
        <w:pPrChange w:id="518" w:author="Guest User" w:date="2026-06-17T03:42:00Z">
          <w:pPr/>
        </w:pPrChange>
      </w:pPr>
      <w:ins w:id="519" w:author="Guest User" w:date="2026-06-17T03:42:00Z" w16du:dateUtc="2026-06-17T03:42:11Z">
        <w:r w:rsidRPr="33F6325B">
          <w:rPr>
            <w:rFonts w:ascii="SimSun" w:eastAsia="SimSun" w:hAnsi="SimSun" w:cs="SimSun"/>
            <w:color w:val="262626" w:themeColor="text1" w:themeTint="D9"/>
            <w:lang w:eastAsia="zh-HK"/>
            <w:rPrChange w:id="520" w:author="Guest User" w:date="2026-06-22T16:39:00Z" w16du:dateUtc="2026-06-22T16:39:58Z">
              <w:rPr>
                <w:rFonts w:ascii="SimSun" w:eastAsia="SimSun" w:hAnsi="SimSun" w:cs="SimSun"/>
                <w:color w:val="EE0000"/>
                <w:lang w:eastAsia="zh-HK"/>
              </w:rPr>
            </w:rPrChange>
          </w:rPr>
          <w:t>如引用文本、史料、譯本、圖像、地圖、資料集或第三方模型，須列出資料來源或授權情況。</w:t>
        </w:r>
      </w:ins>
    </w:p>
    <w:p w14:paraId="3F111680" w14:textId="15238E78" w:rsidR="40D82C9D" w:rsidRDefault="774E18FE">
      <w:pPr>
        <w:pStyle w:val="ListParagraph"/>
        <w:spacing w:after="100" w:line="283" w:lineRule="auto"/>
        <w:ind w:left="792"/>
        <w:contextualSpacing w:val="0"/>
        <w:rPr>
          <w:rFonts w:ascii="Times New Roman" w:eastAsia="Times New Roman" w:hAnsi="Times New Roman" w:cs="Times New Roman"/>
          <w:i/>
          <w:iCs/>
          <w:color w:val="000000" w:themeColor="text1"/>
          <w:sz w:val="19"/>
          <w:szCs w:val="19"/>
          <w:lang w:eastAsia="zh-HK"/>
        </w:rPr>
        <w:pPrChange w:id="521" w:author="Guest User" w:date="2026-06-22T16:42:00Z">
          <w:pPr/>
        </w:pPrChange>
      </w:pPr>
      <w:ins w:id="522" w:author="Guest User" w:date="2026-06-17T03:42:00Z" w16du:dateUtc="2026-06-17T03:42:11Z">
        <w:r w:rsidRPr="774E18FE">
          <w:rPr>
            <w:rFonts w:ascii="Times New Roman" w:eastAsia="Times New Roman" w:hAnsi="Times New Roman" w:cs="Times New Roman"/>
            <w:i/>
            <w:iCs/>
            <w:color w:val="000000" w:themeColor="text1"/>
            <w:sz w:val="19"/>
            <w:szCs w:val="19"/>
            <w:lang w:eastAsia="zh-HK"/>
            <w:rPrChange w:id="523" w:author="Guest User" w:date="2026-06-22T16:40:00Z" w16du:dateUtc="2026-06-22T16:40:07Z">
              <w:rPr>
                <w:rFonts w:ascii="Times New Roman" w:eastAsia="Times New Roman" w:hAnsi="Times New Roman" w:cs="Times New Roman"/>
                <w:i/>
                <w:iCs/>
                <w:color w:val="EE0000"/>
                <w:sz w:val="19"/>
                <w:szCs w:val="19"/>
                <w:lang w:eastAsia="zh-HK"/>
              </w:rPr>
            </w:rPrChange>
          </w:rPr>
          <w:t>Any use of texts, historical sources, translations, images, maps, datasets or third-party models must be accompanied by source acknowledgement or licensing information.</w:t>
        </w:r>
      </w:ins>
    </w:p>
    <w:p w14:paraId="2D9C8793" w14:textId="0A208BFF" w:rsidR="007F76F1" w:rsidRPr="00AA1D05" w:rsidRDefault="00245A90">
      <w:pPr>
        <w:spacing w:before="240" w:after="80" w:line="264" w:lineRule="auto"/>
        <w:rPr>
          <w:rFonts w:ascii="Times New Roman" w:hAnsi="Times New Roman" w:cs="Times New Roman"/>
          <w:lang w:eastAsia="zh-TW"/>
        </w:rPr>
      </w:pPr>
      <w:del w:id="524" w:author="Guest User" w:date="2026-06-22T17:00:00Z" w16du:dateUtc="2026-06-22T17:00:04Z">
        <w:r w:rsidRPr="33F6325B" w:rsidDel="33F6325B">
          <w:rPr>
            <w:rFonts w:ascii="SimSun" w:eastAsia="SimSun" w:hAnsi="SimSun" w:cs="SimSun"/>
            <w:b/>
            <w:bCs/>
            <w:color w:val="8A1C1C"/>
            <w:sz w:val="28"/>
            <w:szCs w:val="28"/>
            <w:lang w:val="zh-HK" w:eastAsia="zh-HK" w:bidi="en-US"/>
          </w:rPr>
          <w:delText>七</w:delText>
        </w:r>
      </w:del>
      <w:ins w:id="525" w:author="Guest User" w:date="2026-06-22T17:00:00Z" w16du:dateUtc="2026-06-22T17:00:07Z">
        <w:r w:rsidR="33F6325B" w:rsidRPr="33F6325B">
          <w:rPr>
            <w:rFonts w:ascii="SimSun" w:eastAsia="SimSun" w:hAnsi="SimSun" w:cs="SimSun"/>
            <w:b/>
            <w:bCs/>
            <w:color w:val="8A1C1C"/>
            <w:sz w:val="28"/>
            <w:szCs w:val="28"/>
            <w:lang w:val="zh-HK" w:eastAsia="zh-HK" w:bidi="en-US"/>
          </w:rPr>
          <w:t>六</w:t>
        </w:r>
      </w:ins>
      <w:r w:rsidR="33F6325B" w:rsidRPr="33F6325B">
        <w:rPr>
          <w:rFonts w:ascii="SimSun" w:eastAsia="SimSun" w:hAnsi="SimSun" w:cs="SimSun"/>
          <w:b/>
          <w:bCs/>
          <w:color w:val="8A1C1C"/>
          <w:sz w:val="28"/>
          <w:szCs w:val="28"/>
          <w:lang w:val="zh-HK" w:eastAsia="zh-HK" w:bidi="en-US"/>
        </w:rPr>
        <w:t>、評審準則</w:t>
      </w:r>
      <w:r w:rsidR="33F6325B" w:rsidRPr="33F6325B">
        <w:rPr>
          <w:rFonts w:ascii="Times New Roman" w:hAnsi="Times New Roman" w:cs="Times New Roman"/>
          <w:b/>
          <w:bCs/>
          <w:color w:val="8A1C1C"/>
          <w:sz w:val="28"/>
          <w:szCs w:val="28"/>
          <w:lang w:val="zh-HK" w:eastAsia="zh-HK" w:bidi="en-US"/>
        </w:rPr>
        <w:t xml:space="preserve"> / </w:t>
      </w:r>
      <w:del w:id="526" w:author="Guest User" w:date="2026-06-22T17:00:00Z" w16du:dateUtc="2026-06-22T17:00:09Z">
        <w:r w:rsidRPr="33F6325B" w:rsidDel="33F6325B">
          <w:rPr>
            <w:rFonts w:ascii="Times New Roman" w:hAnsi="Times New Roman" w:cs="Times New Roman"/>
            <w:b/>
            <w:bCs/>
            <w:color w:val="8A1C1C"/>
            <w:sz w:val="28"/>
            <w:szCs w:val="28"/>
            <w:lang w:val="zh-HK" w:eastAsia="zh-HK" w:bidi="en-US"/>
          </w:rPr>
          <w:delText>7</w:delText>
        </w:r>
      </w:del>
      <w:ins w:id="527" w:author="Guest User" w:date="2026-06-22T17:00:00Z" w16du:dateUtc="2026-06-22T17:00:10Z">
        <w:r w:rsidR="33F6325B" w:rsidRPr="33F6325B">
          <w:rPr>
            <w:rFonts w:ascii="Times New Roman" w:hAnsi="Times New Roman" w:cs="Times New Roman"/>
            <w:b/>
            <w:bCs/>
            <w:color w:val="8A1C1C"/>
            <w:sz w:val="28"/>
            <w:szCs w:val="28"/>
            <w:lang w:val="zh-HK" w:eastAsia="zh-HK" w:bidi="en-US"/>
          </w:rPr>
          <w:t>6</w:t>
        </w:r>
      </w:ins>
      <w:r w:rsidR="33F6325B" w:rsidRPr="33F6325B">
        <w:rPr>
          <w:rFonts w:ascii="Times New Roman" w:hAnsi="Times New Roman" w:cs="Times New Roman"/>
          <w:b/>
          <w:bCs/>
          <w:color w:val="8A1C1C"/>
          <w:sz w:val="28"/>
          <w:szCs w:val="28"/>
          <w:lang w:val="zh-HK" w:eastAsia="zh-HK" w:bidi="en-US"/>
        </w:rPr>
        <w:t>. Judging Criteria</w:t>
      </w:r>
    </w:p>
    <w:p w14:paraId="6909D1DD" w14:textId="1F5650B0" w:rsidR="007F76F1" w:rsidRPr="00AA1D05" w:rsidRDefault="586FF6A1" w:rsidP="586FF6A1">
      <w:pPr>
        <w:spacing w:after="40" w:line="300" w:lineRule="auto"/>
        <w:rPr>
          <w:rFonts w:ascii="Times New Roman" w:hAnsi="Times New Roman" w:cs="Times New Roman"/>
          <w:lang w:eastAsia="zh-TW"/>
        </w:rPr>
      </w:pPr>
      <w:r w:rsidRPr="586FF6A1">
        <w:rPr>
          <w:rFonts w:ascii="SimSun" w:eastAsia="SimSun" w:hAnsi="SimSun" w:cs="SimSun"/>
          <w:color w:val="222222"/>
          <w:lang w:val="zh-HK" w:eastAsia="zh-HK" w:bidi="en-US"/>
        </w:rPr>
        <w:t>本比賽從問題關聯、創新、技術、學術嚴謹及社會價值</w:t>
      </w:r>
      <w:del w:id="528" w:author="KWOK, raymond KF [CHC]" w:date="2026-06-24T13:54:00Z" w16du:dateUtc="2026-06-24T05:54:00Z">
        <w:r w:rsidRPr="586FF6A1" w:rsidDel="00674F70">
          <w:rPr>
            <w:rFonts w:ascii="PMingLiU" w:eastAsia="PMingLiU" w:hAnsi="PMingLiU" w:cs="SimSun" w:hint="eastAsia"/>
            <w:color w:val="222222"/>
            <w:lang w:val="zh-HK" w:eastAsia="zh-HK" w:bidi="en-US"/>
          </w:rPr>
          <w:delText>五</w:delText>
        </w:r>
      </w:del>
      <w:ins w:id="529" w:author="KWOK, raymond KF [CHC]" w:date="2026-06-24T13:54:00Z" w16du:dateUtc="2026-06-24T05:54:00Z">
        <w:r w:rsidR="00674F70">
          <w:rPr>
            <w:rFonts w:ascii="PMingLiU" w:eastAsia="PMingLiU" w:hAnsi="PMingLiU" w:cs="SimSun" w:hint="eastAsia"/>
            <w:color w:val="222222"/>
            <w:lang w:val="zh-HK" w:eastAsia="zh-HK" w:bidi="en-US"/>
          </w:rPr>
          <w:t>六</w:t>
        </w:r>
      </w:ins>
      <w:r w:rsidRPr="586FF6A1">
        <w:rPr>
          <w:rFonts w:ascii="SimSun" w:eastAsia="SimSun" w:hAnsi="SimSun" w:cs="SimSun"/>
          <w:color w:val="222222"/>
          <w:lang w:val="zh-HK" w:eastAsia="zh-HK" w:bidi="en-US"/>
        </w:rPr>
        <w:t>方面進行評審。</w:t>
      </w:r>
    </w:p>
    <w:p w14:paraId="38C505B8" w14:textId="77777777" w:rsidR="007F76F1" w:rsidRPr="00AA1D05" w:rsidRDefault="00245A90">
      <w:pPr>
        <w:spacing w:after="120" w:line="288" w:lineRule="auto"/>
        <w:rPr>
          <w:rFonts w:ascii="Times New Roman" w:hAnsi="Times New Roman" w:cs="Times New Roman"/>
        </w:rPr>
      </w:pPr>
      <w:r w:rsidRPr="00AA1D05">
        <w:rPr>
          <w:rFonts w:ascii="Times New Roman" w:hAnsi="Times New Roman" w:cs="Times New Roman"/>
          <w:i/>
          <w:color w:val="555555"/>
          <w:sz w:val="19"/>
          <w:lang w:val="zh-HK" w:eastAsia="zh-HK" w:bidi="en-US"/>
        </w:rPr>
        <w:t>The competition combines judging directions commonly adopted in international AI-in-education competitions with the digital humanities evaluation framework proposed in the project application, assessing entries in terms of problem relevance, innovation, technical execution, scholarly rigour and social value.</w:t>
      </w:r>
    </w:p>
    <w:p w14:paraId="79793609" w14:textId="32E7395E" w:rsidR="007F76F1" w:rsidRPr="00AA1D05" w:rsidRDefault="40D82C9D">
      <w:pPr>
        <w:spacing w:after="40" w:line="300" w:lineRule="auto"/>
        <w:rPr>
          <w:del w:id="530" w:author="Guest User" w:date="2026-06-22T08:51:00Z" w16du:dateUtc="2026-06-22T08:51:30Z"/>
          <w:rFonts w:ascii="Times New Roman" w:hAnsi="Times New Roman" w:cs="Times New Roman"/>
          <w:lang w:eastAsia="zh-TW"/>
        </w:rPr>
      </w:pPr>
      <w:del w:id="531" w:author="Guest User" w:date="2026-06-22T08:51:00Z" w16du:dateUtc="2026-06-22T08:51:30Z">
        <w:r w:rsidRPr="7C3C1EA3" w:rsidDel="7C3C1EA3">
          <w:rPr>
            <w:rFonts w:ascii="SimSun" w:eastAsia="SimSun" w:hAnsi="SimSun" w:cs="SimSun"/>
            <w:color w:val="222222"/>
            <w:lang w:val="zh-HK" w:eastAsia="zh-HK" w:bidi="en-US"/>
          </w:rPr>
          <w:delText>如作品屬</w:delText>
        </w:r>
        <w:r w:rsidRPr="7C3C1EA3" w:rsidDel="7C3C1EA3">
          <w:rPr>
            <w:rFonts w:ascii="Times New Roman" w:hAnsi="Times New Roman" w:cs="Times New Roman"/>
            <w:color w:val="222222"/>
            <w:lang w:val="zh-HK" w:eastAsia="zh-HK" w:bidi="en-US"/>
          </w:rPr>
          <w:delText xml:space="preserve"> B </w:delText>
        </w:r>
        <w:r w:rsidRPr="7C3C1EA3" w:rsidDel="7C3C1EA3">
          <w:rPr>
            <w:rFonts w:ascii="SimSun" w:eastAsia="SimSun" w:hAnsi="SimSun" w:cs="SimSun"/>
            <w:color w:val="222222"/>
            <w:lang w:val="zh-HK" w:eastAsia="zh-HK" w:bidi="en-US"/>
          </w:rPr>
          <w:delText>組或</w:delText>
        </w:r>
        <w:r w:rsidRPr="7C3C1EA3" w:rsidDel="7C3C1EA3">
          <w:rPr>
            <w:rFonts w:ascii="Times New Roman" w:hAnsi="Times New Roman" w:cs="Times New Roman"/>
            <w:color w:val="222222"/>
            <w:lang w:val="zh-HK" w:eastAsia="zh-HK" w:bidi="en-US"/>
          </w:rPr>
          <w:delText xml:space="preserve"> C </w:delText>
        </w:r>
        <w:r w:rsidRPr="7C3C1EA3" w:rsidDel="7C3C1EA3">
          <w:rPr>
            <w:rFonts w:ascii="SimSun" w:eastAsia="SimSun" w:hAnsi="SimSun" w:cs="SimSun"/>
            <w:color w:val="222222"/>
            <w:lang w:val="zh-HK" w:eastAsia="zh-HK" w:bidi="en-US"/>
          </w:rPr>
          <w:delText>組而具較強技術原型元素，評審可酌情更重視可行性與功能性；如作品屬研究型或教學型，則會更重視</w:delText>
        </w:r>
        <w:commentRangeStart w:id="532"/>
        <w:r w:rsidRPr="7C3C1EA3" w:rsidDel="7C3C1EA3">
          <w:rPr>
            <w:rFonts w:ascii="SimSun" w:eastAsia="SimSun" w:hAnsi="SimSun" w:cs="SimSun"/>
            <w:color w:val="222222"/>
            <w:lang w:val="zh-HK" w:eastAsia="zh-HK" w:bidi="en-US"/>
          </w:rPr>
          <w:delText>學術</w:delText>
        </w:r>
      </w:del>
      <w:commentRangeEnd w:id="532"/>
      <w:r w:rsidRPr="7C3C1EA3">
        <w:rPr>
          <w:rStyle w:val="CommentReference"/>
          <w:rFonts w:ascii="SimSun" w:eastAsia="SimSun" w:hAnsi="SimSun" w:cs="SimSun"/>
          <w:color w:val="222222"/>
          <w:sz w:val="21"/>
          <w:szCs w:val="22"/>
          <w:lang w:val="zh-HK" w:eastAsia="zh-HK" w:bidi="en-US"/>
        </w:rPr>
        <w:commentReference w:id="532"/>
      </w:r>
      <w:del w:id="533" w:author="Guest User" w:date="2026-06-22T08:51:00Z" w16du:dateUtc="2026-06-22T08:51:30Z">
        <w:r w:rsidRPr="7C3C1EA3" w:rsidDel="7C3C1EA3">
          <w:rPr>
            <w:rFonts w:ascii="SimSun" w:eastAsia="SimSun" w:hAnsi="SimSun" w:cs="SimSun"/>
            <w:color w:val="222222"/>
            <w:lang w:val="zh-HK" w:eastAsia="zh-HK" w:bidi="en-US"/>
          </w:rPr>
          <w:delText>準確性與教育設計。</w:delText>
        </w:r>
      </w:del>
    </w:p>
    <w:p w14:paraId="3A1B0170" w14:textId="241E7BC9" w:rsidR="007F76F1" w:rsidRPr="00AA1D05" w:rsidRDefault="40D82C9D" w:rsidP="40D82C9D">
      <w:pPr>
        <w:spacing w:after="120" w:line="288" w:lineRule="auto"/>
        <w:rPr>
          <w:del w:id="534" w:author="Guest User" w:date="2026-06-22T08:51:00Z" w16du:dateUtc="2026-06-22T08:51:30Z"/>
          <w:rFonts w:ascii="Times New Roman" w:hAnsi="Times New Roman" w:cs="Times New Roman"/>
        </w:rPr>
      </w:pPr>
      <w:del w:id="535" w:author="Guest User" w:date="2026-06-22T08:51:00Z" w16du:dateUtc="2026-06-22T08:51:30Z">
        <w:r w:rsidRPr="7C3C1EA3" w:rsidDel="7C3C1EA3">
          <w:rPr>
            <w:rFonts w:ascii="Times New Roman" w:hAnsi="Times New Roman" w:cs="Times New Roman"/>
            <w:i/>
            <w:iCs/>
            <w:color w:val="555555"/>
            <w:sz w:val="19"/>
            <w:szCs w:val="19"/>
            <w:lang w:val="zh-HK" w:eastAsia="zh-HK" w:bidi="en-US"/>
          </w:rPr>
          <w:delText>For entries in Stream B or Stream C with stronger prototype elements, the panel may give greater emphasis to feasibility and functionality. For research-oriented or teaching-oriented submissions, scholarly accuracy and educational design will carry greater weight.</w:delText>
        </w:r>
      </w:del>
    </w:p>
    <w:tbl>
      <w:tblPr>
        <w:tblStyle w:val="TableGrid"/>
        <w:tblW w:w="10080" w:type="dxa"/>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Look w:val="04A0" w:firstRow="1" w:lastRow="0" w:firstColumn="1" w:lastColumn="0" w:noHBand="0" w:noVBand="1"/>
        <w:tblPrChange w:id="536" w:author="Guest User" w:date="2026-06-22T16:06:00Z">
          <w:tblPr>
            <w:tblStyle w:val="TableGrid"/>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ook w:val="04A0" w:firstRow="1" w:lastRow="0" w:firstColumn="1" w:lastColumn="0" w:noHBand="0" w:noVBand="1"/>
          </w:tblPr>
        </w:tblPrChange>
      </w:tblPr>
      <w:tblGrid>
        <w:gridCol w:w="4032"/>
        <w:gridCol w:w="1140"/>
        <w:gridCol w:w="4908"/>
        <w:tblGridChange w:id="537">
          <w:tblGrid>
            <w:gridCol w:w="4032"/>
            <w:gridCol w:w="1140"/>
            <w:gridCol w:w="12"/>
            <w:gridCol w:w="4896"/>
          </w:tblGrid>
        </w:tblGridChange>
      </w:tblGrid>
      <w:tr w:rsidR="007F76F1" w:rsidRPr="00AA1D05" w14:paraId="5F19EB8F" w14:textId="77777777" w:rsidTr="33F6325B">
        <w:trPr>
          <w:trHeight w:val="300"/>
          <w:tblHeader/>
          <w:jc w:val="center"/>
          <w:trPrChange w:id="538" w:author="Guest User" w:date="2026-06-22T16:06:00Z">
            <w:trPr>
              <w:trHeight w:val="300"/>
              <w:jc w:val="center"/>
            </w:trPr>
          </w:trPrChange>
        </w:trPr>
        <w:tc>
          <w:tcPr>
            <w:tcW w:w="4032" w:type="dxa"/>
            <w:shd w:val="clear" w:color="auto" w:fill="8A1C1C"/>
            <w:tcMar>
              <w:top w:w="80" w:type="dxa"/>
              <w:left w:w="100" w:type="dxa"/>
              <w:bottom w:w="80" w:type="dxa"/>
              <w:right w:w="100" w:type="dxa"/>
            </w:tcMar>
            <w:vAlign w:val="center"/>
            <w:tcPrChange w:id="539" w:author="Guest User" w:date="2026-06-22T16:06:00Z">
              <w:tcPr>
                <w:tcW w:w="4032" w:type="dxa"/>
                <w:shd w:val="clear" w:color="auto" w:fill="8A1C1C"/>
                <w:tcMar>
                  <w:top w:w="80" w:type="dxa"/>
                  <w:left w:w="100" w:type="dxa"/>
                  <w:bottom w:w="80" w:type="dxa"/>
                  <w:right w:w="100" w:type="dxa"/>
                </w:tcMar>
                <w:vAlign w:val="center"/>
              </w:tcPr>
            </w:tcPrChange>
          </w:tcPr>
          <w:p w14:paraId="3912FD6E"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評審項目</w:t>
            </w:r>
            <w:r w:rsidRPr="00AA1D05">
              <w:rPr>
                <w:rFonts w:ascii="Times New Roman" w:hAnsi="Times New Roman" w:cs="Times New Roman"/>
                <w:b/>
                <w:color w:val="FFFFFF"/>
                <w:sz w:val="19"/>
                <w:lang w:val="zh-HK" w:eastAsia="zh-HK" w:bidi="en-US"/>
              </w:rPr>
              <w:t xml:space="preserve"> / Criterion</w:t>
            </w:r>
          </w:p>
        </w:tc>
        <w:tc>
          <w:tcPr>
            <w:tcW w:w="1140" w:type="dxa"/>
            <w:shd w:val="clear" w:color="auto" w:fill="8A1C1C"/>
            <w:tcMar>
              <w:top w:w="80" w:type="dxa"/>
              <w:left w:w="100" w:type="dxa"/>
              <w:bottom w:w="80" w:type="dxa"/>
              <w:right w:w="100" w:type="dxa"/>
            </w:tcMar>
            <w:vAlign w:val="center"/>
            <w:tcPrChange w:id="540" w:author="Guest User" w:date="2026-06-22T16:06:00Z">
              <w:tcPr>
                <w:tcW w:w="1152" w:type="dxa"/>
                <w:gridSpan w:val="2"/>
                <w:shd w:val="clear" w:color="auto" w:fill="8A1C1C"/>
                <w:tcMar>
                  <w:top w:w="80" w:type="dxa"/>
                  <w:left w:w="100" w:type="dxa"/>
                  <w:bottom w:w="80" w:type="dxa"/>
                  <w:right w:w="100" w:type="dxa"/>
                </w:tcMar>
                <w:vAlign w:val="center"/>
              </w:tcPr>
            </w:tcPrChange>
          </w:tcPr>
          <w:p w14:paraId="28913356"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比重</w:t>
            </w:r>
            <w:r w:rsidRPr="00AA1D05">
              <w:rPr>
                <w:rFonts w:ascii="Times New Roman" w:hAnsi="Times New Roman" w:cs="Times New Roman"/>
                <w:b/>
                <w:color w:val="FFFFFF"/>
                <w:sz w:val="19"/>
                <w:lang w:val="zh-HK" w:eastAsia="zh-HK" w:bidi="en-US"/>
              </w:rPr>
              <w:t xml:space="preserve"> / Weight</w:t>
            </w:r>
          </w:p>
        </w:tc>
        <w:tc>
          <w:tcPr>
            <w:tcW w:w="4908" w:type="dxa"/>
            <w:shd w:val="clear" w:color="auto" w:fill="8A1C1C"/>
            <w:tcMar>
              <w:top w:w="80" w:type="dxa"/>
              <w:left w:w="100" w:type="dxa"/>
              <w:bottom w:w="80" w:type="dxa"/>
              <w:right w:w="100" w:type="dxa"/>
            </w:tcMar>
            <w:vAlign w:val="center"/>
            <w:tcPrChange w:id="541" w:author="Guest User" w:date="2026-06-22T16:06:00Z">
              <w:tcPr>
                <w:tcW w:w="4896" w:type="dxa"/>
                <w:shd w:val="clear" w:color="auto" w:fill="8A1C1C"/>
                <w:tcMar>
                  <w:top w:w="80" w:type="dxa"/>
                  <w:left w:w="100" w:type="dxa"/>
                  <w:bottom w:w="80" w:type="dxa"/>
                  <w:right w:w="100" w:type="dxa"/>
                </w:tcMar>
                <w:vAlign w:val="center"/>
              </w:tcPr>
            </w:tcPrChange>
          </w:tcPr>
          <w:p w14:paraId="656B43EE"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說明</w:t>
            </w:r>
            <w:r w:rsidRPr="00AA1D05">
              <w:rPr>
                <w:rFonts w:ascii="Times New Roman" w:hAnsi="Times New Roman" w:cs="Times New Roman"/>
                <w:b/>
                <w:color w:val="FFFFFF"/>
                <w:sz w:val="19"/>
                <w:lang w:val="zh-HK" w:eastAsia="zh-HK" w:bidi="en-US"/>
              </w:rPr>
              <w:t xml:space="preserve"> / Description</w:t>
            </w:r>
          </w:p>
        </w:tc>
      </w:tr>
      <w:tr w:rsidR="007F76F1" w:rsidRPr="00AA1D05" w14:paraId="1222EE23" w14:textId="77777777" w:rsidTr="33F6325B">
        <w:trPr>
          <w:trHeight w:val="300"/>
          <w:jc w:val="center"/>
          <w:trPrChange w:id="542" w:author="Guest User" w:date="2026-06-22T16:06:00Z">
            <w:trPr>
              <w:trHeight w:val="300"/>
              <w:jc w:val="center"/>
            </w:trPr>
          </w:trPrChange>
        </w:trPr>
        <w:tc>
          <w:tcPr>
            <w:tcW w:w="4032" w:type="dxa"/>
            <w:tcMar>
              <w:top w:w="80" w:type="dxa"/>
              <w:left w:w="100" w:type="dxa"/>
              <w:bottom w:w="80" w:type="dxa"/>
              <w:right w:w="100" w:type="dxa"/>
            </w:tcMar>
            <w:vAlign w:val="center"/>
            <w:tcPrChange w:id="543" w:author="Guest User" w:date="2026-06-22T16:06:00Z">
              <w:tcPr>
                <w:tcW w:w="4032" w:type="dxa"/>
                <w:tcMar>
                  <w:top w:w="80" w:type="dxa"/>
                  <w:left w:w="100" w:type="dxa"/>
                  <w:bottom w:w="80" w:type="dxa"/>
                  <w:right w:w="100" w:type="dxa"/>
                </w:tcMar>
                <w:vAlign w:val="center"/>
              </w:tcPr>
            </w:tcPrChange>
          </w:tcPr>
          <w:p w14:paraId="006EAE96"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問題界定與</w:t>
            </w:r>
            <w:r w:rsidRPr="00AA1D05">
              <w:rPr>
                <w:rFonts w:ascii="Times New Roman" w:hAnsi="Times New Roman" w:cs="Times New Roman"/>
                <w:color w:val="222222"/>
                <w:sz w:val="18"/>
                <w:lang w:val="zh-HK" w:eastAsia="zh-HK" w:bidi="en-US"/>
              </w:rPr>
              <w:t xml:space="preserve"> Classics / Humanities </w:t>
            </w:r>
            <w:r w:rsidRPr="00AA1D05">
              <w:rPr>
                <w:rFonts w:ascii="SimSun" w:eastAsia="SimSun" w:hAnsi="SimSun" w:cs="SimSun" w:hint="eastAsia"/>
                <w:color w:val="222222"/>
                <w:sz w:val="18"/>
                <w:lang w:val="zh-HK" w:eastAsia="zh-HK" w:bidi="en-US"/>
              </w:rPr>
              <w:t>關聯</w:t>
            </w:r>
            <w:r w:rsidRPr="00AA1D05">
              <w:rPr>
                <w:rFonts w:ascii="Times New Roman" w:hAnsi="Times New Roman" w:cs="Times New Roman"/>
                <w:color w:val="222222"/>
                <w:sz w:val="18"/>
                <w:lang w:val="zh-HK" w:eastAsia="zh-HK" w:bidi="en-US"/>
              </w:rPr>
              <w:br/>
              <w:t>Problem Definition and Relevance to Classics / Humanities</w:t>
            </w:r>
          </w:p>
        </w:tc>
        <w:tc>
          <w:tcPr>
            <w:tcW w:w="1140" w:type="dxa"/>
            <w:tcMar>
              <w:top w:w="80" w:type="dxa"/>
              <w:left w:w="100" w:type="dxa"/>
              <w:bottom w:w="80" w:type="dxa"/>
              <w:right w:w="100" w:type="dxa"/>
            </w:tcMar>
            <w:vAlign w:val="center"/>
            <w:tcPrChange w:id="544" w:author="Guest User" w:date="2026-06-22T16:06:00Z">
              <w:tcPr>
                <w:tcW w:w="1152" w:type="dxa"/>
                <w:gridSpan w:val="2"/>
                <w:tcMar>
                  <w:top w:w="80" w:type="dxa"/>
                  <w:left w:w="100" w:type="dxa"/>
                  <w:bottom w:w="80" w:type="dxa"/>
                  <w:right w:w="100" w:type="dxa"/>
                </w:tcMar>
                <w:vAlign w:val="center"/>
              </w:tcPr>
            </w:tcPrChange>
          </w:tcPr>
          <w:p w14:paraId="312C579B" w14:textId="77777777" w:rsidR="007F76F1" w:rsidRPr="00AA1D05" w:rsidRDefault="00245A90">
            <w:pPr>
              <w:spacing w:line="276" w:lineRule="auto"/>
              <w:jc w:val="center"/>
              <w:rPr>
                <w:rFonts w:ascii="Times New Roman" w:hAnsi="Times New Roman" w:cs="Times New Roman"/>
              </w:rPr>
            </w:pPr>
            <w:r w:rsidRPr="00AA1D05">
              <w:rPr>
                <w:rFonts w:ascii="Times New Roman" w:hAnsi="Times New Roman" w:cs="Times New Roman"/>
                <w:color w:val="222222"/>
                <w:sz w:val="18"/>
                <w:lang w:val="zh-HK" w:eastAsia="zh-HK" w:bidi="en-US"/>
              </w:rPr>
              <w:t>20%</w:t>
            </w:r>
          </w:p>
        </w:tc>
        <w:tc>
          <w:tcPr>
            <w:tcW w:w="4908" w:type="dxa"/>
            <w:tcMar>
              <w:top w:w="80" w:type="dxa"/>
              <w:left w:w="100" w:type="dxa"/>
              <w:bottom w:w="80" w:type="dxa"/>
              <w:right w:w="100" w:type="dxa"/>
            </w:tcMar>
            <w:vAlign w:val="center"/>
            <w:tcPrChange w:id="545" w:author="Guest User" w:date="2026-06-22T16:06:00Z">
              <w:tcPr>
                <w:tcW w:w="4896" w:type="dxa"/>
                <w:tcMar>
                  <w:top w:w="80" w:type="dxa"/>
                  <w:left w:w="100" w:type="dxa"/>
                  <w:bottom w:w="80" w:type="dxa"/>
                  <w:right w:w="100" w:type="dxa"/>
                </w:tcMar>
                <w:vAlign w:val="center"/>
              </w:tcPr>
            </w:tcPrChange>
          </w:tcPr>
          <w:p w14:paraId="0D29A81C"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是否清楚指出經典文本、古典文化或古代歷史／語言問題，並說明教育或研究上的實際需要。</w:t>
            </w:r>
            <w:r w:rsidRPr="00AA1D05">
              <w:rPr>
                <w:rFonts w:ascii="Times New Roman" w:hAnsi="Times New Roman" w:cs="Times New Roman"/>
                <w:color w:val="222222"/>
                <w:sz w:val="18"/>
                <w:lang w:val="zh-HK" w:eastAsia="zh-HK" w:bidi="en-US"/>
              </w:rPr>
              <w:br/>
              <w:t>Whether the project clearly identifies a problem in classical texts, classical cultures, or premodern history/language, and explains its genuine educational or research relevance.</w:t>
            </w:r>
          </w:p>
        </w:tc>
      </w:tr>
      <w:tr w:rsidR="007F76F1" w:rsidRPr="00AA1D05" w14:paraId="3F4A252F" w14:textId="77777777" w:rsidTr="33F6325B">
        <w:trPr>
          <w:trHeight w:val="300"/>
          <w:jc w:val="center"/>
          <w:trPrChange w:id="546" w:author="Guest User" w:date="2026-06-22T16:06:00Z">
            <w:trPr>
              <w:trHeight w:val="300"/>
              <w:jc w:val="center"/>
            </w:trPr>
          </w:trPrChange>
        </w:trPr>
        <w:tc>
          <w:tcPr>
            <w:tcW w:w="4032" w:type="dxa"/>
            <w:tcMar>
              <w:top w:w="80" w:type="dxa"/>
              <w:left w:w="100" w:type="dxa"/>
              <w:bottom w:w="80" w:type="dxa"/>
              <w:right w:w="100" w:type="dxa"/>
            </w:tcMar>
            <w:vAlign w:val="center"/>
            <w:tcPrChange w:id="547" w:author="Guest User" w:date="2026-06-22T16:06:00Z">
              <w:tcPr>
                <w:tcW w:w="4032" w:type="dxa"/>
                <w:tcMar>
                  <w:top w:w="80" w:type="dxa"/>
                  <w:left w:w="100" w:type="dxa"/>
                  <w:bottom w:w="80" w:type="dxa"/>
                  <w:right w:w="100" w:type="dxa"/>
                </w:tcMar>
                <w:vAlign w:val="center"/>
              </w:tcPr>
            </w:tcPrChange>
          </w:tcPr>
          <w:p w14:paraId="61167A22"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可行性與功能性／技術實踐</w:t>
            </w:r>
            <w:r w:rsidRPr="00AA1D05">
              <w:rPr>
                <w:rFonts w:ascii="Times New Roman" w:hAnsi="Times New Roman" w:cs="Times New Roman"/>
                <w:color w:val="222222"/>
                <w:sz w:val="18"/>
                <w:lang w:val="zh-HK" w:eastAsia="zh-HK" w:bidi="en-US"/>
              </w:rPr>
              <w:br/>
              <w:t>Feasibility, Functionality and Technical Realisation</w:t>
            </w:r>
          </w:p>
        </w:tc>
        <w:tc>
          <w:tcPr>
            <w:tcW w:w="1140" w:type="dxa"/>
            <w:tcMar>
              <w:top w:w="80" w:type="dxa"/>
              <w:left w:w="100" w:type="dxa"/>
              <w:bottom w:w="80" w:type="dxa"/>
              <w:right w:w="100" w:type="dxa"/>
            </w:tcMar>
            <w:vAlign w:val="center"/>
            <w:tcPrChange w:id="548" w:author="Guest User" w:date="2026-06-22T16:06:00Z">
              <w:tcPr>
                <w:tcW w:w="1152" w:type="dxa"/>
                <w:gridSpan w:val="2"/>
                <w:tcMar>
                  <w:top w:w="80" w:type="dxa"/>
                  <w:left w:w="100" w:type="dxa"/>
                  <w:bottom w:w="80" w:type="dxa"/>
                  <w:right w:w="100" w:type="dxa"/>
                </w:tcMar>
                <w:vAlign w:val="center"/>
              </w:tcPr>
            </w:tcPrChange>
          </w:tcPr>
          <w:p w14:paraId="36586280" w14:textId="77777777" w:rsidR="007F76F1" w:rsidRPr="00AA1D05" w:rsidRDefault="00245A90">
            <w:pPr>
              <w:spacing w:line="276" w:lineRule="auto"/>
              <w:jc w:val="center"/>
              <w:rPr>
                <w:rFonts w:ascii="Times New Roman" w:hAnsi="Times New Roman" w:cs="Times New Roman"/>
              </w:rPr>
            </w:pPr>
            <w:r w:rsidRPr="00AA1D05">
              <w:rPr>
                <w:rFonts w:ascii="Times New Roman" w:hAnsi="Times New Roman" w:cs="Times New Roman"/>
                <w:color w:val="222222"/>
                <w:sz w:val="18"/>
                <w:lang w:val="zh-HK" w:eastAsia="zh-HK" w:bidi="en-US"/>
              </w:rPr>
              <w:t>20%</w:t>
            </w:r>
          </w:p>
        </w:tc>
        <w:tc>
          <w:tcPr>
            <w:tcW w:w="4908" w:type="dxa"/>
            <w:tcMar>
              <w:top w:w="80" w:type="dxa"/>
              <w:left w:w="100" w:type="dxa"/>
              <w:bottom w:w="80" w:type="dxa"/>
              <w:right w:w="100" w:type="dxa"/>
            </w:tcMar>
            <w:vAlign w:val="center"/>
            <w:tcPrChange w:id="549" w:author="Guest User" w:date="2026-06-22T16:06:00Z">
              <w:tcPr>
                <w:tcW w:w="4896" w:type="dxa"/>
                <w:tcMar>
                  <w:top w:w="80" w:type="dxa"/>
                  <w:left w:w="100" w:type="dxa"/>
                  <w:bottom w:w="80" w:type="dxa"/>
                  <w:right w:w="100" w:type="dxa"/>
                </w:tcMar>
                <w:vAlign w:val="center"/>
              </w:tcPr>
            </w:tcPrChange>
          </w:tcPr>
          <w:p w14:paraId="77C7991F"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作品是否具可操作性、技術設計是否合理；如屬工具原型，是否能有效展示其功能。</w:t>
            </w:r>
            <w:r w:rsidRPr="00AA1D05">
              <w:rPr>
                <w:rFonts w:ascii="Times New Roman" w:hAnsi="Times New Roman" w:cs="Times New Roman"/>
                <w:color w:val="222222"/>
                <w:sz w:val="18"/>
                <w:lang w:val="zh-HK" w:eastAsia="zh-HK" w:bidi="en-US"/>
              </w:rPr>
              <w:br/>
              <w:t>Whether the work is workable and technically sound; for tool-based prototypes, whether core functions are demonstrated effectively.</w:t>
            </w:r>
          </w:p>
        </w:tc>
      </w:tr>
      <w:tr w:rsidR="007F76F1" w:rsidRPr="00AA1D05" w14:paraId="04B14E56" w14:textId="77777777" w:rsidTr="33F6325B">
        <w:trPr>
          <w:trHeight w:val="300"/>
          <w:jc w:val="center"/>
          <w:trPrChange w:id="550" w:author="Guest User" w:date="2026-06-22T16:06:00Z">
            <w:trPr>
              <w:trHeight w:val="300"/>
              <w:jc w:val="center"/>
            </w:trPr>
          </w:trPrChange>
        </w:trPr>
        <w:tc>
          <w:tcPr>
            <w:tcW w:w="4032" w:type="dxa"/>
            <w:tcMar>
              <w:top w:w="80" w:type="dxa"/>
              <w:left w:w="100" w:type="dxa"/>
              <w:bottom w:w="80" w:type="dxa"/>
              <w:right w:w="100" w:type="dxa"/>
            </w:tcMar>
            <w:vAlign w:val="center"/>
            <w:tcPrChange w:id="551" w:author="Guest User" w:date="2026-06-22T16:06:00Z">
              <w:tcPr>
                <w:tcW w:w="4032" w:type="dxa"/>
                <w:tcMar>
                  <w:top w:w="80" w:type="dxa"/>
                  <w:left w:w="100" w:type="dxa"/>
                  <w:bottom w:w="80" w:type="dxa"/>
                  <w:right w:w="100" w:type="dxa"/>
                </w:tcMar>
                <w:vAlign w:val="center"/>
              </w:tcPr>
            </w:tcPrChange>
          </w:tcPr>
          <w:p w14:paraId="1A815DB5"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創新與創意</w:t>
            </w:r>
            <w:r w:rsidRPr="00AA1D05">
              <w:rPr>
                <w:rFonts w:ascii="Times New Roman" w:hAnsi="Times New Roman" w:cs="Times New Roman"/>
                <w:color w:val="222222"/>
                <w:sz w:val="18"/>
                <w:lang w:val="zh-HK" w:eastAsia="zh-HK" w:bidi="en-US"/>
              </w:rPr>
              <w:br/>
              <w:t>Innovation and Creativity</w:t>
            </w:r>
          </w:p>
        </w:tc>
        <w:tc>
          <w:tcPr>
            <w:tcW w:w="1140" w:type="dxa"/>
            <w:tcMar>
              <w:top w:w="80" w:type="dxa"/>
              <w:left w:w="100" w:type="dxa"/>
              <w:bottom w:w="80" w:type="dxa"/>
              <w:right w:w="100" w:type="dxa"/>
            </w:tcMar>
            <w:vAlign w:val="center"/>
            <w:tcPrChange w:id="552" w:author="Guest User" w:date="2026-06-22T16:06:00Z">
              <w:tcPr>
                <w:tcW w:w="1152" w:type="dxa"/>
                <w:gridSpan w:val="2"/>
                <w:tcMar>
                  <w:top w:w="80" w:type="dxa"/>
                  <w:left w:w="100" w:type="dxa"/>
                  <w:bottom w:w="80" w:type="dxa"/>
                  <w:right w:w="100" w:type="dxa"/>
                </w:tcMar>
                <w:vAlign w:val="center"/>
              </w:tcPr>
            </w:tcPrChange>
          </w:tcPr>
          <w:p w14:paraId="6FF4B63A" w14:textId="77777777" w:rsidR="007F76F1" w:rsidRPr="00AA1D05" w:rsidRDefault="00245A90">
            <w:pPr>
              <w:spacing w:line="276" w:lineRule="auto"/>
              <w:jc w:val="center"/>
              <w:rPr>
                <w:rFonts w:ascii="Times New Roman" w:hAnsi="Times New Roman" w:cs="Times New Roman"/>
              </w:rPr>
            </w:pPr>
            <w:r w:rsidRPr="00AA1D05">
              <w:rPr>
                <w:rFonts w:ascii="Times New Roman" w:hAnsi="Times New Roman" w:cs="Times New Roman"/>
                <w:color w:val="222222"/>
                <w:sz w:val="18"/>
                <w:lang w:val="zh-HK" w:eastAsia="zh-HK" w:bidi="en-US"/>
              </w:rPr>
              <w:t>20%</w:t>
            </w:r>
          </w:p>
        </w:tc>
        <w:tc>
          <w:tcPr>
            <w:tcW w:w="4908" w:type="dxa"/>
            <w:tcMar>
              <w:top w:w="80" w:type="dxa"/>
              <w:left w:w="100" w:type="dxa"/>
              <w:bottom w:w="80" w:type="dxa"/>
              <w:right w:w="100" w:type="dxa"/>
            </w:tcMar>
            <w:vAlign w:val="center"/>
            <w:tcPrChange w:id="553" w:author="Guest User" w:date="2026-06-22T16:06:00Z">
              <w:tcPr>
                <w:tcW w:w="4896" w:type="dxa"/>
                <w:tcMar>
                  <w:top w:w="80" w:type="dxa"/>
                  <w:left w:w="100" w:type="dxa"/>
                  <w:bottom w:w="80" w:type="dxa"/>
                  <w:right w:w="100" w:type="dxa"/>
                </w:tcMar>
                <w:vAlign w:val="center"/>
              </w:tcPr>
            </w:tcPrChange>
          </w:tcPr>
          <w:p w14:paraId="19FFC83B" w14:textId="77777777" w:rsidR="007F76F1" w:rsidRPr="00AA1D05" w:rsidRDefault="00245A90">
            <w:pPr>
              <w:spacing w:line="276" w:lineRule="auto"/>
              <w:rPr>
                <w:rFonts w:ascii="Times New Roman" w:hAnsi="Times New Roman" w:cs="Times New Roman"/>
              </w:rPr>
            </w:pPr>
            <w:r w:rsidRPr="00AA1D05">
              <w:rPr>
                <w:rFonts w:ascii="Times New Roman" w:hAnsi="Times New Roman" w:cs="Times New Roman"/>
                <w:color w:val="222222"/>
                <w:sz w:val="18"/>
                <w:lang w:val="zh-HK" w:eastAsia="zh-HK" w:bidi="en-US"/>
              </w:rPr>
              <w:t xml:space="preserve">AI </w:t>
            </w:r>
            <w:r w:rsidRPr="00AA1D05">
              <w:rPr>
                <w:rFonts w:ascii="SimSun" w:eastAsia="SimSun" w:hAnsi="SimSun" w:cs="SimSun" w:hint="eastAsia"/>
                <w:color w:val="222222"/>
                <w:sz w:val="18"/>
                <w:lang w:val="zh-HK" w:eastAsia="zh-HK" w:bidi="en-US"/>
              </w:rPr>
              <w:t>與人文內容的結合方式是否新穎，有否超越一般示範式使用。</w:t>
            </w:r>
            <w:r w:rsidRPr="00AA1D05">
              <w:rPr>
                <w:rFonts w:ascii="Times New Roman" w:hAnsi="Times New Roman" w:cs="Times New Roman"/>
                <w:color w:val="222222"/>
                <w:sz w:val="18"/>
                <w:lang w:val="zh-HK" w:eastAsia="zh-HK" w:bidi="en-US"/>
              </w:rPr>
              <w:br/>
              <w:t>Whether the combination of AI and humanities content is original and goes beyond routine or demonstrative use.</w:t>
            </w:r>
          </w:p>
        </w:tc>
      </w:tr>
      <w:tr w:rsidR="007F76F1" w:rsidRPr="00AA1D05" w14:paraId="640E86F9" w14:textId="77777777" w:rsidTr="33F6325B">
        <w:trPr>
          <w:trHeight w:val="300"/>
          <w:jc w:val="center"/>
          <w:trPrChange w:id="554" w:author="Guest User" w:date="2026-06-22T16:06:00Z">
            <w:trPr>
              <w:trHeight w:val="300"/>
              <w:jc w:val="center"/>
            </w:trPr>
          </w:trPrChange>
        </w:trPr>
        <w:tc>
          <w:tcPr>
            <w:tcW w:w="4032" w:type="dxa"/>
            <w:tcMar>
              <w:top w:w="80" w:type="dxa"/>
              <w:left w:w="100" w:type="dxa"/>
              <w:bottom w:w="80" w:type="dxa"/>
              <w:right w:w="100" w:type="dxa"/>
            </w:tcMar>
            <w:vAlign w:val="center"/>
            <w:tcPrChange w:id="555" w:author="Guest User" w:date="2026-06-22T16:06:00Z">
              <w:tcPr>
                <w:tcW w:w="4032" w:type="dxa"/>
                <w:tcMar>
                  <w:top w:w="80" w:type="dxa"/>
                  <w:left w:w="100" w:type="dxa"/>
                  <w:bottom w:w="80" w:type="dxa"/>
                  <w:right w:w="100" w:type="dxa"/>
                </w:tcMar>
                <w:vAlign w:val="center"/>
              </w:tcPr>
            </w:tcPrChange>
          </w:tcPr>
          <w:p w14:paraId="2116F6FC"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學術質素與研究嚴謹度</w:t>
            </w:r>
            <w:r w:rsidRPr="00AA1D05">
              <w:rPr>
                <w:rFonts w:ascii="Times New Roman" w:hAnsi="Times New Roman" w:cs="Times New Roman"/>
                <w:color w:val="222222"/>
                <w:sz w:val="18"/>
                <w:lang w:val="zh-HK" w:eastAsia="zh-HK" w:bidi="en-US"/>
              </w:rPr>
              <w:br/>
              <w:t>Scholarly Quality and Research Rigor</w:t>
            </w:r>
          </w:p>
        </w:tc>
        <w:tc>
          <w:tcPr>
            <w:tcW w:w="1140" w:type="dxa"/>
            <w:tcMar>
              <w:top w:w="80" w:type="dxa"/>
              <w:left w:w="100" w:type="dxa"/>
              <w:bottom w:w="80" w:type="dxa"/>
              <w:right w:w="100" w:type="dxa"/>
            </w:tcMar>
            <w:vAlign w:val="center"/>
            <w:tcPrChange w:id="556" w:author="Guest User" w:date="2026-06-22T16:06:00Z">
              <w:tcPr>
                <w:tcW w:w="1152" w:type="dxa"/>
                <w:gridSpan w:val="2"/>
                <w:tcMar>
                  <w:top w:w="80" w:type="dxa"/>
                  <w:left w:w="100" w:type="dxa"/>
                  <w:bottom w:w="80" w:type="dxa"/>
                  <w:right w:w="100" w:type="dxa"/>
                </w:tcMar>
                <w:vAlign w:val="center"/>
              </w:tcPr>
            </w:tcPrChange>
          </w:tcPr>
          <w:p w14:paraId="090DEECD" w14:textId="4BC853A1" w:rsidR="007F76F1" w:rsidRPr="00AA1D05" w:rsidRDefault="00245A90" w:rsidP="33F6325B">
            <w:pPr>
              <w:spacing w:line="276" w:lineRule="auto"/>
              <w:jc w:val="center"/>
              <w:rPr>
                <w:rFonts w:ascii="Times New Roman" w:eastAsia="Times New Roman" w:hAnsi="Times New Roman" w:cs="Times New Roman"/>
                <w:sz w:val="18"/>
                <w:szCs w:val="18"/>
                <w:lang w:eastAsia="zh-HK"/>
              </w:rPr>
            </w:pPr>
            <w:del w:id="557" w:author="Guest User" w:date="2026-06-17T03:44:00Z" w16du:dateUtc="2026-06-17T03:44:13Z">
              <w:r w:rsidRPr="33F6325B" w:rsidDel="33F6325B">
                <w:rPr>
                  <w:rFonts w:ascii="Times New Roman" w:hAnsi="Times New Roman" w:cs="Times New Roman"/>
                  <w:sz w:val="18"/>
                  <w:szCs w:val="18"/>
                  <w:lang w:val="zh-HK" w:eastAsia="zh-HK" w:bidi="en-US"/>
                  <w:rPrChange w:id="558" w:author="Guest User" w:date="2026-06-22T16:04:00Z" w16du:dateUtc="2026-06-22T16:04:22Z">
                    <w:rPr>
                      <w:rFonts w:ascii="Times New Roman" w:hAnsi="Times New Roman" w:cs="Times New Roman"/>
                      <w:color w:val="222222"/>
                      <w:sz w:val="18"/>
                      <w:szCs w:val="18"/>
                      <w:lang w:val="zh-HK" w:eastAsia="zh-HK" w:bidi="en-US"/>
                    </w:rPr>
                  </w:rPrChange>
                </w:rPr>
                <w:delText>25%</w:delText>
              </w:r>
            </w:del>
            <w:ins w:id="559" w:author="Guest User" w:date="2026-06-17T03:44:00Z" w16du:dateUtc="2026-06-17T03:44:13Z">
              <w:r w:rsidR="33F6325B" w:rsidRPr="33F6325B">
                <w:rPr>
                  <w:rFonts w:ascii="Times New Roman" w:eastAsia="Times New Roman" w:hAnsi="Times New Roman" w:cs="Times New Roman"/>
                  <w:sz w:val="18"/>
                  <w:szCs w:val="18"/>
                  <w:lang w:eastAsia="zh-HK"/>
                  <w:rPrChange w:id="560" w:author="Guest User" w:date="2026-06-22T16:04:00Z" w16du:dateUtc="2026-06-22T16:04:22Z">
                    <w:rPr>
                      <w:rFonts w:ascii="Times New Roman" w:eastAsia="Times New Roman" w:hAnsi="Times New Roman" w:cs="Times New Roman"/>
                      <w:color w:val="EE0000"/>
                      <w:sz w:val="18"/>
                      <w:szCs w:val="18"/>
                      <w:lang w:eastAsia="zh-HK"/>
                    </w:rPr>
                  </w:rPrChange>
                </w:rPr>
                <w:t>20%</w:t>
              </w:r>
            </w:ins>
          </w:p>
        </w:tc>
        <w:tc>
          <w:tcPr>
            <w:tcW w:w="4908" w:type="dxa"/>
            <w:tcMar>
              <w:top w:w="80" w:type="dxa"/>
              <w:left w:w="100" w:type="dxa"/>
              <w:bottom w:w="80" w:type="dxa"/>
              <w:right w:w="100" w:type="dxa"/>
            </w:tcMar>
            <w:vAlign w:val="center"/>
            <w:tcPrChange w:id="561" w:author="Guest User" w:date="2026-06-22T16:06:00Z">
              <w:tcPr>
                <w:tcW w:w="4896" w:type="dxa"/>
                <w:tcMar>
                  <w:top w:w="80" w:type="dxa"/>
                  <w:left w:w="100" w:type="dxa"/>
                  <w:bottom w:w="80" w:type="dxa"/>
                  <w:right w:w="100" w:type="dxa"/>
                </w:tcMar>
                <w:vAlign w:val="center"/>
              </w:tcPr>
            </w:tcPrChange>
          </w:tcPr>
          <w:p w14:paraId="768EEC5C"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文本、史料、譯本、概念與文獻運用是否準確，論證是否有方法、有依據。</w:t>
            </w:r>
            <w:r w:rsidRPr="00AA1D05">
              <w:rPr>
                <w:rFonts w:ascii="Times New Roman" w:hAnsi="Times New Roman" w:cs="Times New Roman"/>
                <w:color w:val="222222"/>
                <w:sz w:val="18"/>
                <w:lang w:val="zh-HK" w:eastAsia="zh-HK" w:bidi="en-US"/>
              </w:rPr>
              <w:br/>
              <w:t>Whether texts, sources, translations, concepts and references are handled accurately and whether the project is methodologically grounded and well evidenced.</w:t>
            </w:r>
          </w:p>
        </w:tc>
      </w:tr>
      <w:tr w:rsidR="007F76F1" w:rsidRPr="00AA1D05" w14:paraId="268E3B2B" w14:textId="77777777" w:rsidTr="33F6325B">
        <w:trPr>
          <w:trHeight w:val="300"/>
          <w:jc w:val="center"/>
          <w:trPrChange w:id="562" w:author="Guest User" w:date="2026-06-22T16:06:00Z">
            <w:trPr>
              <w:trHeight w:val="300"/>
              <w:jc w:val="center"/>
            </w:trPr>
          </w:trPrChange>
        </w:trPr>
        <w:tc>
          <w:tcPr>
            <w:tcW w:w="4032" w:type="dxa"/>
            <w:tcMar>
              <w:top w:w="80" w:type="dxa"/>
              <w:left w:w="100" w:type="dxa"/>
              <w:bottom w:w="80" w:type="dxa"/>
              <w:right w:w="100" w:type="dxa"/>
            </w:tcMar>
            <w:vAlign w:val="center"/>
            <w:tcPrChange w:id="563" w:author="Guest User" w:date="2026-06-22T16:06:00Z">
              <w:tcPr>
                <w:tcW w:w="4032" w:type="dxa"/>
                <w:tcMar>
                  <w:top w:w="80" w:type="dxa"/>
                  <w:left w:w="100" w:type="dxa"/>
                  <w:bottom w:w="80" w:type="dxa"/>
                  <w:right w:w="100" w:type="dxa"/>
                </w:tcMar>
                <w:vAlign w:val="center"/>
              </w:tcPr>
            </w:tcPrChange>
          </w:tcPr>
          <w:p w14:paraId="1C5CDA8C" w14:textId="77777777" w:rsidR="007F76F1" w:rsidRPr="00AA1D05" w:rsidRDefault="33F6325B">
            <w:pPr>
              <w:spacing w:line="276" w:lineRule="auto"/>
              <w:rPr>
                <w:rFonts w:ascii="Times New Roman" w:hAnsi="Times New Roman" w:cs="Times New Roman"/>
              </w:rPr>
            </w:pPr>
            <w:r w:rsidRPr="33F6325B">
              <w:rPr>
                <w:rFonts w:ascii="SimSun" w:eastAsia="SimSun" w:hAnsi="SimSun" w:cs="SimSun"/>
                <w:color w:val="222222"/>
                <w:sz w:val="18"/>
                <w:szCs w:val="18"/>
                <w:lang w:val="zh-HK" w:eastAsia="zh-HK" w:bidi="en-US"/>
              </w:rPr>
              <w:t>社會影響、可持續性與負責任</w:t>
            </w:r>
            <w:r w:rsidRPr="33F6325B">
              <w:rPr>
                <w:rFonts w:ascii="Times New Roman" w:hAnsi="Times New Roman" w:cs="Times New Roman"/>
                <w:color w:val="222222"/>
                <w:sz w:val="18"/>
                <w:szCs w:val="18"/>
                <w:lang w:val="zh-HK" w:eastAsia="zh-HK" w:bidi="en-US"/>
              </w:rPr>
              <w:t xml:space="preserve"> AI</w:t>
            </w:r>
            <w:r w:rsidR="00245A90">
              <w:br/>
            </w:r>
            <w:r w:rsidRPr="33F6325B">
              <w:rPr>
                <w:rFonts w:ascii="Times New Roman" w:hAnsi="Times New Roman" w:cs="Times New Roman"/>
                <w:color w:val="222222"/>
                <w:sz w:val="18"/>
                <w:szCs w:val="18"/>
                <w:lang w:val="zh-HK" w:eastAsia="zh-HK" w:bidi="en-US"/>
              </w:rPr>
              <w:t>Social Impact, Sustainability and Responsible AI</w:t>
            </w:r>
          </w:p>
        </w:tc>
        <w:tc>
          <w:tcPr>
            <w:tcW w:w="1140" w:type="dxa"/>
            <w:tcMar>
              <w:top w:w="80" w:type="dxa"/>
              <w:left w:w="100" w:type="dxa"/>
              <w:bottom w:w="80" w:type="dxa"/>
              <w:right w:w="100" w:type="dxa"/>
            </w:tcMar>
            <w:vAlign w:val="center"/>
            <w:tcPrChange w:id="564" w:author="Guest User" w:date="2026-06-22T16:06:00Z">
              <w:tcPr>
                <w:tcW w:w="1152" w:type="dxa"/>
                <w:gridSpan w:val="2"/>
                <w:tcMar>
                  <w:top w:w="80" w:type="dxa"/>
                  <w:left w:w="100" w:type="dxa"/>
                  <w:bottom w:w="80" w:type="dxa"/>
                  <w:right w:w="100" w:type="dxa"/>
                </w:tcMar>
                <w:vAlign w:val="center"/>
              </w:tcPr>
            </w:tcPrChange>
          </w:tcPr>
          <w:p w14:paraId="3138E967" w14:textId="40991CF5" w:rsidR="007F76F1" w:rsidRPr="00AA1D05" w:rsidRDefault="00245A90" w:rsidP="40D82C9D">
            <w:pPr>
              <w:spacing w:line="276" w:lineRule="auto"/>
              <w:jc w:val="center"/>
              <w:rPr>
                <w:rFonts w:ascii="Times New Roman" w:hAnsi="Times New Roman" w:cs="Times New Roman"/>
                <w:color w:val="222222"/>
                <w:sz w:val="18"/>
                <w:szCs w:val="18"/>
                <w:lang w:val="zh-HK" w:eastAsia="zh-HK" w:bidi="en-US"/>
              </w:rPr>
            </w:pPr>
            <w:del w:id="565" w:author="Guest User" w:date="2026-06-17T03:44:00Z" w16du:dateUtc="2026-06-17T03:44:22Z">
              <w:r w:rsidRPr="40D82C9D" w:rsidDel="40D82C9D">
                <w:rPr>
                  <w:rFonts w:ascii="Times New Roman" w:hAnsi="Times New Roman" w:cs="Times New Roman"/>
                  <w:color w:val="222222"/>
                  <w:sz w:val="18"/>
                  <w:szCs w:val="18"/>
                  <w:lang w:val="zh-HK" w:eastAsia="zh-HK" w:bidi="en-US"/>
                </w:rPr>
                <w:delText>15%</w:delText>
              </w:r>
            </w:del>
            <w:ins w:id="566" w:author="Guest User" w:date="2026-06-17T03:55:00Z" w16du:dateUtc="2026-06-17T03:55:14Z">
              <w:r w:rsidR="40D82C9D" w:rsidRPr="40D82C9D">
                <w:rPr>
                  <w:rFonts w:ascii="Times New Roman" w:hAnsi="Times New Roman" w:cs="Times New Roman"/>
                  <w:color w:val="222222"/>
                  <w:sz w:val="18"/>
                  <w:szCs w:val="18"/>
                  <w:lang w:val="zh-HK" w:eastAsia="zh-HK" w:bidi="en-US"/>
                </w:rPr>
                <w:t>10%</w:t>
              </w:r>
            </w:ins>
          </w:p>
        </w:tc>
        <w:tc>
          <w:tcPr>
            <w:tcW w:w="4908" w:type="dxa"/>
            <w:tcMar>
              <w:top w:w="80" w:type="dxa"/>
              <w:left w:w="100" w:type="dxa"/>
              <w:bottom w:w="80" w:type="dxa"/>
              <w:right w:w="100" w:type="dxa"/>
            </w:tcMar>
            <w:vAlign w:val="center"/>
            <w:tcPrChange w:id="567" w:author="Guest User" w:date="2026-06-22T16:06:00Z">
              <w:tcPr>
                <w:tcW w:w="4896" w:type="dxa"/>
                <w:tcMar>
                  <w:top w:w="80" w:type="dxa"/>
                  <w:left w:w="100" w:type="dxa"/>
                  <w:bottom w:w="80" w:type="dxa"/>
                  <w:right w:w="100" w:type="dxa"/>
                </w:tcMar>
                <w:vAlign w:val="center"/>
              </w:tcPr>
            </w:tcPrChange>
          </w:tcPr>
          <w:p w14:paraId="24AB3298" w14:textId="25C12A02" w:rsidR="007F76F1" w:rsidRPr="00AA1D05" w:rsidRDefault="33F6325B" w:rsidP="33F6325B">
            <w:pPr>
              <w:spacing w:line="276" w:lineRule="auto"/>
              <w:rPr>
                <w:ins w:id="568" w:author="Guest User" w:date="2026-06-17T03:44:00Z" w16du:dateUtc="2026-06-17T03:44:32Z"/>
                <w:rFonts w:ascii="SimSun" w:eastAsia="SimSun" w:hAnsi="SimSun" w:cs="SimSun"/>
                <w:sz w:val="18"/>
                <w:szCs w:val="18"/>
                <w:lang w:eastAsia="zh-HK"/>
              </w:rPr>
            </w:pPr>
            <w:commentRangeStart w:id="569"/>
            <w:r w:rsidRPr="33F6325B">
              <w:rPr>
                <w:rFonts w:ascii="SimSun" w:eastAsia="SimSun" w:hAnsi="SimSun" w:cs="SimSun"/>
                <w:sz w:val="18"/>
                <w:szCs w:val="18"/>
                <w:lang w:val="zh-HK" w:eastAsia="zh-HK" w:bidi="en-US"/>
                <w:rPrChange w:id="570" w:author="Guest User" w:date="2026-06-22T16:02:00Z" w16du:dateUtc="2026-06-22T16:02:52Z">
                  <w:rPr>
                    <w:rFonts w:ascii="SimSun" w:eastAsia="SimSun" w:hAnsi="SimSun" w:cs="SimSun"/>
                    <w:color w:val="222222"/>
                    <w:sz w:val="18"/>
                    <w:szCs w:val="18"/>
                    <w:lang w:val="zh-HK" w:eastAsia="zh-HK" w:bidi="en-US"/>
                  </w:rPr>
                </w:rPrChange>
              </w:rPr>
              <w:t>是</w:t>
            </w:r>
            <w:del w:id="571" w:author="Guest User" w:date="2026-06-17T03:53:00Z" w16du:dateUtc="2026-06-17T03:53:01Z">
              <w:r w:rsidR="40D82C9D" w:rsidRPr="33F6325B" w:rsidDel="33F6325B">
                <w:rPr>
                  <w:rFonts w:ascii="SimSun" w:eastAsia="SimSun" w:hAnsi="SimSun" w:cs="SimSun"/>
                  <w:sz w:val="18"/>
                  <w:szCs w:val="18"/>
                  <w:lang w:val="zh-HK" w:eastAsia="zh-HK" w:bidi="en-US"/>
                  <w:rPrChange w:id="572" w:author="Guest User" w:date="2026-06-22T16:02:00Z" w16du:dateUtc="2026-06-22T16:02:52Z">
                    <w:rPr>
                      <w:rFonts w:ascii="SimSun" w:eastAsia="SimSun" w:hAnsi="SimSun" w:cs="SimSun"/>
                      <w:color w:val="222222"/>
                      <w:sz w:val="18"/>
                      <w:szCs w:val="18"/>
                      <w:lang w:val="zh-HK" w:eastAsia="zh-HK" w:bidi="en-US"/>
                    </w:rPr>
                  </w:rPrChange>
                </w:rPr>
                <w:delText>否</w:delText>
              </w:r>
            </w:del>
            <w:r w:rsidRPr="33F6325B">
              <w:rPr>
                <w:rFonts w:ascii="SimSun" w:eastAsia="SimSun" w:hAnsi="SimSun" w:cs="SimSun"/>
                <w:sz w:val="18"/>
                <w:szCs w:val="18"/>
                <w:lang w:val="zh-HK" w:eastAsia="zh-HK" w:bidi="en-US"/>
                <w:rPrChange w:id="573" w:author="Guest User" w:date="2026-06-22T16:02:00Z" w16du:dateUtc="2026-06-22T16:02:52Z">
                  <w:rPr>
                    <w:rFonts w:ascii="SimSun" w:eastAsia="SimSun" w:hAnsi="SimSun" w:cs="SimSun"/>
                    <w:color w:val="222222"/>
                    <w:sz w:val="18"/>
                    <w:szCs w:val="18"/>
                    <w:lang w:val="zh-HK" w:eastAsia="zh-HK" w:bidi="en-US"/>
                  </w:rPr>
                </w:rPrChange>
              </w:rPr>
              <w:t>考慮倫理、版權、偏差、可持續性、可擴展性及教育公平等問題。</w:t>
            </w:r>
            <w:ins w:id="574" w:author="Guest User" w:date="2026-06-17T03:44:00Z" w16du:dateUtc="2026-06-17T03:44:32Z">
              <w:r w:rsidRPr="33F6325B">
                <w:rPr>
                  <w:rFonts w:ascii="SimSun" w:eastAsia="SimSun" w:hAnsi="SimSun" w:cs="SimSun"/>
                  <w:sz w:val="18"/>
                  <w:szCs w:val="18"/>
                  <w:lang w:eastAsia="zh-HK"/>
                  <w:rPrChange w:id="575" w:author="Guest User" w:date="2026-06-22T16:02:00Z" w16du:dateUtc="2026-06-22T16:02:52Z">
                    <w:rPr>
                      <w:rFonts w:ascii="SimSun" w:eastAsia="SimSun" w:hAnsi="SimSun" w:cs="SimSun"/>
                      <w:color w:val="EE0000"/>
                      <w:sz w:val="18"/>
                      <w:szCs w:val="18"/>
                      <w:lang w:eastAsia="zh-HK"/>
                    </w:rPr>
                  </w:rPrChange>
                </w:rPr>
                <w:t>並能深入反思 AI 的能力與限制。</w:t>
              </w:r>
              <w:r w:rsidRPr="33F6325B">
                <w:rPr>
                  <w:rFonts w:ascii="SimSun" w:eastAsia="SimSun" w:hAnsi="SimSun" w:cs="SimSun"/>
                  <w:sz w:val="18"/>
                  <w:szCs w:val="18"/>
                  <w:lang w:eastAsia="zh-HK"/>
                </w:rPr>
                <w:t xml:space="preserve"> </w:t>
              </w:r>
            </w:ins>
            <w:commentRangeEnd w:id="569"/>
            <w:r w:rsidR="40D82C9D" w:rsidRPr="00AA1D05">
              <w:rPr>
                <w:rStyle w:val="CommentReference"/>
                <w:rFonts w:ascii="SimSun" w:eastAsia="SimSun" w:hAnsi="SimSun" w:cs="SimSun"/>
                <w:sz w:val="18"/>
                <w:szCs w:val="18"/>
                <w:lang w:eastAsia="zh-HK"/>
              </w:rPr>
              <w:commentReference w:id="569"/>
            </w:r>
          </w:p>
          <w:p w14:paraId="6F5EE543" w14:textId="5DED7E77" w:rsidR="007F76F1" w:rsidRPr="00AA1D05" w:rsidRDefault="00245A90" w:rsidP="33F6325B">
            <w:pPr>
              <w:spacing w:line="276" w:lineRule="auto"/>
              <w:rPr>
                <w:rFonts w:ascii="Times New Roman" w:eastAsia="Times New Roman" w:hAnsi="Times New Roman" w:cs="Times New Roman"/>
                <w:sz w:val="18"/>
                <w:szCs w:val="18"/>
                <w:lang w:eastAsia="zh-HK"/>
              </w:rPr>
            </w:pPr>
            <w:del w:id="576" w:author="Guest User" w:date="2026-06-22T16:06:00Z" w16du:dateUtc="2026-06-22T16:06:31Z">
              <w:r>
                <w:br/>
              </w:r>
            </w:del>
            <w:r w:rsidR="33F6325B" w:rsidRPr="33F6325B">
              <w:rPr>
                <w:rFonts w:ascii="Times New Roman" w:hAnsi="Times New Roman" w:cs="Times New Roman"/>
                <w:sz w:val="18"/>
                <w:szCs w:val="18"/>
                <w:lang w:val="zh-HK" w:eastAsia="zh-HK" w:bidi="en-US"/>
                <w:rPrChange w:id="577" w:author="Guest User" w:date="2026-06-22T16:02:00Z" w16du:dateUtc="2026-06-22T16:02:53Z">
                  <w:rPr>
                    <w:rFonts w:ascii="Times New Roman" w:hAnsi="Times New Roman" w:cs="Times New Roman"/>
                    <w:color w:val="222222"/>
                    <w:sz w:val="18"/>
                    <w:szCs w:val="18"/>
                    <w:lang w:val="zh-HK" w:eastAsia="zh-HK" w:bidi="en-US"/>
                  </w:rPr>
                </w:rPrChange>
              </w:rPr>
              <w:t>Whether the project addresses ethics, copyright, bias, sustainability, scalability and educational equity</w:t>
            </w:r>
            <w:ins w:id="578" w:author="Guest User" w:date="2026-06-17T16:20:00Z" w16du:dateUtc="2026-06-17T16:20:20Z">
              <w:r w:rsidR="33F6325B" w:rsidRPr="33F6325B">
                <w:rPr>
                  <w:rFonts w:ascii="Times New Roman" w:hAnsi="Times New Roman" w:cs="Times New Roman"/>
                  <w:sz w:val="18"/>
                  <w:szCs w:val="18"/>
                  <w:lang w:val="zh-HK" w:eastAsia="zh-HK" w:bidi="en-US"/>
                  <w:rPrChange w:id="579" w:author="Guest User" w:date="2026-06-22T16:02:00Z" w16du:dateUtc="2026-06-22T16:02:53Z">
                    <w:rPr>
                      <w:rFonts w:ascii="Times New Roman" w:hAnsi="Times New Roman" w:cs="Times New Roman"/>
                      <w:color w:val="222222"/>
                      <w:sz w:val="18"/>
                      <w:szCs w:val="18"/>
                      <w:lang w:val="zh-HK" w:eastAsia="zh-HK" w:bidi="en-US"/>
                    </w:rPr>
                  </w:rPrChange>
                </w:rPr>
                <w:t>,</w:t>
              </w:r>
            </w:ins>
            <w:del w:id="580" w:author="Guest User" w:date="2026-06-17T03:44:00Z" w16du:dateUtc="2026-06-17T03:44:50Z">
              <w:r w:rsidRPr="33F6325B" w:rsidDel="33F6325B">
                <w:rPr>
                  <w:rFonts w:ascii="Times New Roman" w:hAnsi="Times New Roman" w:cs="Times New Roman"/>
                  <w:sz w:val="18"/>
                  <w:szCs w:val="18"/>
                  <w:lang w:val="zh-HK" w:eastAsia="zh-HK" w:bidi="en-US"/>
                  <w:rPrChange w:id="581" w:author="Guest User" w:date="2026-06-22T16:02:00Z" w16du:dateUtc="2026-06-22T16:02:53Z">
                    <w:rPr>
                      <w:rFonts w:ascii="Times New Roman" w:hAnsi="Times New Roman" w:cs="Times New Roman"/>
                      <w:color w:val="222222"/>
                      <w:sz w:val="18"/>
                      <w:szCs w:val="18"/>
                      <w:lang w:val="zh-HK" w:eastAsia="zh-HK" w:bidi="en-US"/>
                    </w:rPr>
                  </w:rPrChange>
                </w:rPr>
                <w:delText>.</w:delText>
              </w:r>
            </w:del>
            <w:ins w:id="582" w:author="Guest User" w:date="2026-06-17T03:44:00Z" w16du:dateUtc="2026-06-17T03:44:46Z">
              <w:r w:rsidR="33F6325B" w:rsidRPr="33F6325B">
                <w:rPr>
                  <w:rFonts w:ascii="Times New Roman" w:eastAsia="Times New Roman" w:hAnsi="Times New Roman" w:cs="Times New Roman"/>
                  <w:sz w:val="18"/>
                  <w:szCs w:val="18"/>
                  <w:lang w:eastAsia="zh-HK"/>
                  <w:rPrChange w:id="583" w:author="Guest User" w:date="2026-06-22T16:02:00Z" w16du:dateUtc="2026-06-22T16:02:53Z">
                    <w:rPr>
                      <w:rFonts w:ascii="Times New Roman" w:eastAsia="Times New Roman" w:hAnsi="Times New Roman" w:cs="Times New Roman"/>
                      <w:color w:val="EE0000"/>
                      <w:sz w:val="18"/>
                      <w:szCs w:val="18"/>
                      <w:lang w:eastAsia="zh-HK"/>
                    </w:rPr>
                  </w:rPrChange>
                </w:rPr>
                <w:t xml:space="preserve"> and demonstrates in-depth reflection on the capabilities and limitations of AI.</w:t>
              </w:r>
            </w:ins>
          </w:p>
        </w:tc>
      </w:tr>
      <w:tr w:rsidR="40D82C9D" w14:paraId="43095DD1" w14:textId="77777777" w:rsidTr="33F6325B">
        <w:trPr>
          <w:trHeight w:val="1500"/>
          <w:jc w:val="center"/>
          <w:ins w:id="584" w:author="Guest User" w:date="2026-06-17T03:55:00Z"/>
          <w:trPrChange w:id="585" w:author="Guest User" w:date="2026-06-22T16:06:00Z">
            <w:trPr>
              <w:trHeight w:val="300"/>
              <w:jc w:val="center"/>
            </w:trPr>
          </w:trPrChange>
        </w:trPr>
        <w:tc>
          <w:tcPr>
            <w:tcW w:w="4032" w:type="dxa"/>
            <w:tcMar>
              <w:top w:w="80" w:type="dxa"/>
              <w:left w:w="100" w:type="dxa"/>
              <w:bottom w:w="80" w:type="dxa"/>
              <w:right w:w="100" w:type="dxa"/>
            </w:tcMar>
            <w:vAlign w:val="center"/>
            <w:tcPrChange w:id="586" w:author="Guest User" w:date="2026-06-22T16:06:00Z">
              <w:tcPr>
                <w:tcW w:w="4032" w:type="dxa"/>
                <w:tcMar>
                  <w:top w:w="80" w:type="dxa"/>
                  <w:left w:w="100" w:type="dxa"/>
                  <w:bottom w:w="80" w:type="dxa"/>
                  <w:right w:w="100" w:type="dxa"/>
                </w:tcMar>
                <w:vAlign w:val="center"/>
              </w:tcPr>
            </w:tcPrChange>
          </w:tcPr>
          <w:p w14:paraId="0E282B4B" w14:textId="32388F16" w:rsidR="40D82C9D" w:rsidRDefault="33F6325B">
            <w:pPr>
              <w:spacing w:line="276" w:lineRule="auto"/>
              <w:rPr>
                <w:ins w:id="587" w:author="Guest User" w:date="2026-06-22T16:10:00Z" w16du:dateUtc="2026-06-22T16:10:31Z"/>
              </w:rPr>
              <w:pPrChange w:id="588" w:author="Guest User" w:date="2026-06-22T16:13:00Z">
                <w:pPr/>
              </w:pPrChange>
            </w:pPr>
            <w:ins w:id="589" w:author="Guest User" w:date="2026-06-17T03:55:00Z" w16du:dateUtc="2026-06-17T03:55:55Z">
              <w:r w:rsidRPr="33F6325B">
                <w:rPr>
                  <w:rFonts w:ascii="SimSun" w:eastAsia="SimSun" w:hAnsi="SimSun" w:cs="SimSun"/>
                  <w:sz w:val="18"/>
                  <w:szCs w:val="18"/>
                  <w:lang w:eastAsia="zh-HK"/>
                  <w:rPrChange w:id="590" w:author="Guest User" w:date="2026-06-22T16:02:00Z" w16du:dateUtc="2026-06-22T16:02:58Z">
                    <w:rPr>
                      <w:rFonts w:ascii="SimSun" w:eastAsia="SimSun" w:hAnsi="SimSun" w:cs="SimSun"/>
                      <w:color w:val="EE0000"/>
                      <w:sz w:val="18"/>
                      <w:szCs w:val="18"/>
                      <w:lang w:eastAsia="zh-HK"/>
                    </w:rPr>
                  </w:rPrChange>
                </w:rPr>
                <w:lastRenderedPageBreak/>
                <w:t>展示與表達能力</w:t>
              </w:r>
            </w:ins>
          </w:p>
          <w:p w14:paraId="5F503D3D" w14:textId="6D20733C" w:rsidR="40D82C9D" w:rsidRDefault="33F6325B">
            <w:pPr>
              <w:spacing w:line="276" w:lineRule="auto"/>
              <w:rPr>
                <w:rFonts w:ascii="Times New Roman" w:eastAsia="Times New Roman" w:hAnsi="Times New Roman" w:cs="Times New Roman"/>
                <w:sz w:val="18"/>
                <w:szCs w:val="18"/>
                <w:rPrChange w:id="591" w:author="Guest User" w:date="2026-06-17T03:57:00Z">
                  <w:rPr>
                    <w:rFonts w:cs="Noto Sans CJK TC"/>
                  </w:rPr>
                </w:rPrChange>
              </w:rPr>
              <w:pPrChange w:id="592" w:author="Guest User" w:date="2026-06-22T16:13:00Z">
                <w:pPr>
                  <w:spacing w:after="200" w:line="276" w:lineRule="auto"/>
                </w:pPr>
              </w:pPrChange>
            </w:pPr>
            <w:ins w:id="593" w:author="Guest User" w:date="2026-06-17T03:55:00Z" w16du:dateUtc="2026-06-17T03:55:59Z">
              <w:r w:rsidRPr="33F6325B">
                <w:rPr>
                  <w:rFonts w:ascii="Times New Roman" w:eastAsia="Times New Roman" w:hAnsi="Times New Roman" w:cs="Times New Roman"/>
                  <w:sz w:val="18"/>
                  <w:szCs w:val="18"/>
                  <w:lang w:eastAsia="zh-HK"/>
                  <w:rPrChange w:id="594" w:author="Guest User" w:date="2026-06-22T16:02:00Z" w16du:dateUtc="2026-06-22T16:02:58Z">
                    <w:rPr>
                      <w:rFonts w:ascii="Times New Roman" w:eastAsia="Times New Roman" w:hAnsi="Times New Roman" w:cs="Times New Roman"/>
                      <w:color w:val="EE0000"/>
                      <w:sz w:val="18"/>
                      <w:szCs w:val="18"/>
                      <w:lang w:eastAsia="zh-HK"/>
                    </w:rPr>
                  </w:rPrChange>
                </w:rPr>
                <w:t>Presentation Skills</w:t>
              </w:r>
              <w:r w:rsidRPr="33F6325B">
                <w:rPr>
                  <w:rFonts w:ascii="Times New Roman" w:eastAsia="Times New Roman" w:hAnsi="Times New Roman" w:cs="Times New Roman"/>
                  <w:sz w:val="18"/>
                  <w:szCs w:val="18"/>
                  <w:rPrChange w:id="595" w:author="Guest User" w:date="2026-06-17T03:56:00Z" w16du:dateUtc="2026-06-17T03:56:38Z">
                    <w:rPr>
                      <w:rFonts w:cs="Noto Sans CJK TC"/>
                    </w:rPr>
                  </w:rPrChange>
                </w:rPr>
                <w:t xml:space="preserve"> </w:t>
              </w:r>
            </w:ins>
          </w:p>
        </w:tc>
        <w:tc>
          <w:tcPr>
            <w:tcW w:w="1140" w:type="dxa"/>
            <w:tcMar>
              <w:top w:w="80" w:type="dxa"/>
              <w:left w:w="100" w:type="dxa"/>
              <w:bottom w:w="80" w:type="dxa"/>
              <w:right w:w="100" w:type="dxa"/>
            </w:tcMar>
            <w:vAlign w:val="center"/>
            <w:tcPrChange w:id="596" w:author="Guest User" w:date="2026-06-22T16:06:00Z">
              <w:tcPr>
                <w:tcW w:w="1152" w:type="dxa"/>
                <w:gridSpan w:val="2"/>
                <w:tcMar>
                  <w:top w:w="80" w:type="dxa"/>
                  <w:left w:w="100" w:type="dxa"/>
                  <w:bottom w:w="80" w:type="dxa"/>
                  <w:right w:w="100" w:type="dxa"/>
                </w:tcMar>
                <w:vAlign w:val="center"/>
              </w:tcPr>
            </w:tcPrChange>
          </w:tcPr>
          <w:p w14:paraId="663E9F2B" w14:textId="1DD8B3A6" w:rsidR="40D82C9D" w:rsidRDefault="33F6325B">
            <w:pPr>
              <w:jc w:val="center"/>
              <w:rPr>
                <w:rFonts w:ascii="Times New Roman" w:eastAsia="Times New Roman" w:hAnsi="Times New Roman" w:cs="Times New Roman"/>
                <w:sz w:val="18"/>
                <w:szCs w:val="18"/>
                <w:lang w:eastAsia="zh-HK"/>
                <w:rPrChange w:id="597" w:author="Guest User" w:date="2026-06-22T16:02:00Z">
                  <w:rPr>
                    <w:rFonts w:ascii="Times New Roman" w:eastAsia="Times New Roman" w:hAnsi="Times New Roman" w:cs="Times New Roman"/>
                    <w:color w:val="EE0000"/>
                    <w:sz w:val="18"/>
                    <w:szCs w:val="18"/>
                    <w:lang w:eastAsia="zh-HK"/>
                  </w:rPr>
                </w:rPrChange>
              </w:rPr>
              <w:pPrChange w:id="598" w:author="Guest User" w:date="2026-06-17T03:56:00Z">
                <w:pPr/>
              </w:pPrChange>
            </w:pPr>
            <w:ins w:id="599" w:author="Guest User" w:date="2026-06-17T03:56:00Z" w16du:dateUtc="2026-06-17T03:56:16Z">
              <w:r w:rsidRPr="33F6325B">
                <w:rPr>
                  <w:rFonts w:ascii="Times New Roman" w:eastAsia="Times New Roman" w:hAnsi="Times New Roman" w:cs="Times New Roman"/>
                  <w:sz w:val="18"/>
                  <w:szCs w:val="18"/>
                  <w:lang w:eastAsia="zh-HK"/>
                  <w:rPrChange w:id="600" w:author="Guest User" w:date="2026-06-22T16:02:00Z" w16du:dateUtc="2026-06-22T16:02:55Z">
                    <w:rPr>
                      <w:rFonts w:ascii="Times New Roman" w:eastAsia="Times New Roman" w:hAnsi="Times New Roman" w:cs="Times New Roman"/>
                      <w:color w:val="EE0000"/>
                      <w:sz w:val="18"/>
                      <w:szCs w:val="18"/>
                      <w:lang w:eastAsia="zh-HK"/>
                    </w:rPr>
                  </w:rPrChange>
                </w:rPr>
                <w:t>10%</w:t>
              </w:r>
            </w:ins>
          </w:p>
        </w:tc>
        <w:tc>
          <w:tcPr>
            <w:tcW w:w="4908" w:type="dxa"/>
            <w:tcMar>
              <w:top w:w="80" w:type="dxa"/>
              <w:left w:w="100" w:type="dxa"/>
              <w:bottom w:w="80" w:type="dxa"/>
              <w:right w:w="100" w:type="dxa"/>
            </w:tcMar>
            <w:vAlign w:val="center"/>
            <w:tcPrChange w:id="601" w:author="Guest User" w:date="2026-06-22T16:06:00Z">
              <w:tcPr>
                <w:tcW w:w="4896" w:type="dxa"/>
                <w:tcMar>
                  <w:top w:w="80" w:type="dxa"/>
                  <w:left w:w="100" w:type="dxa"/>
                  <w:bottom w:w="80" w:type="dxa"/>
                  <w:right w:w="100" w:type="dxa"/>
                </w:tcMar>
                <w:vAlign w:val="center"/>
              </w:tcPr>
            </w:tcPrChange>
          </w:tcPr>
          <w:p w14:paraId="2D4766F0" w14:textId="4A7E4385" w:rsidR="40D82C9D" w:rsidRDefault="33F6325B">
            <w:pPr>
              <w:spacing w:line="276" w:lineRule="auto"/>
              <w:rPr>
                <w:ins w:id="602" w:author="Guest User" w:date="2026-06-17T03:56:00Z" w16du:dateUtc="2026-06-17T03:56:20Z"/>
                <w:rFonts w:ascii="SimSun" w:eastAsia="SimSun" w:hAnsi="SimSun" w:cs="SimSun"/>
                <w:sz w:val="18"/>
                <w:szCs w:val="18"/>
                <w:lang w:eastAsia="zh-TW"/>
                <w:rPrChange w:id="603" w:author="Guest User" w:date="2026-06-22T16:02:00Z">
                  <w:rPr>
                    <w:ins w:id="604" w:author="Guest User" w:date="2026-06-17T03:56:00Z" w16du:dateUtc="2026-06-17T03:56:20Z"/>
                    <w:rFonts w:ascii="Microsoft JhengHei" w:eastAsia="Microsoft JhengHei" w:hAnsi="Microsoft JhengHei" w:cs="Microsoft JhengHei"/>
                    <w:color w:val="EE0000"/>
                    <w:sz w:val="18"/>
                    <w:szCs w:val="18"/>
                    <w:lang w:eastAsia="zh-TW"/>
                  </w:rPr>
                </w:rPrChange>
              </w:rPr>
              <w:pPrChange w:id="605" w:author="Guest User" w:date="2026-06-17T03:56:00Z">
                <w:pPr/>
              </w:pPrChange>
            </w:pPr>
            <w:commentRangeStart w:id="606"/>
            <w:ins w:id="607" w:author="Guest User" w:date="2026-06-17T03:56:00Z" w16du:dateUtc="2026-06-17T03:56:20Z">
              <w:r w:rsidRPr="33F6325B">
                <w:rPr>
                  <w:rFonts w:ascii="SimSun" w:eastAsia="SimSun" w:hAnsi="SimSun" w:cs="SimSun"/>
                  <w:sz w:val="18"/>
                  <w:szCs w:val="18"/>
                  <w:lang w:eastAsia="zh-TW"/>
                  <w:rPrChange w:id="608" w:author="Guest User" w:date="2026-06-22T16:02:00Z" w16du:dateUtc="2026-06-22T16:02:48Z">
                    <w:rPr>
                      <w:rFonts w:ascii="Microsoft JhengHei" w:eastAsia="Microsoft JhengHei" w:hAnsi="Microsoft JhengHei" w:cs="Microsoft JhengHei"/>
                      <w:color w:val="EE0000"/>
                      <w:sz w:val="18"/>
                      <w:szCs w:val="18"/>
                      <w:lang w:eastAsia="zh-TW"/>
                    </w:rPr>
                  </w:rPrChange>
                </w:rPr>
                <w:t>是否能在作品介紹短片及決賽簡報中清晰、有條理地介紹作品的研究問題、</w:t>
              </w:r>
              <w:r w:rsidRPr="33F6325B">
                <w:rPr>
                  <w:rFonts w:ascii="SimSun" w:eastAsia="SimSun" w:hAnsi="SimSun" w:cs="SimSun"/>
                  <w:sz w:val="18"/>
                  <w:szCs w:val="18"/>
                  <w:lang w:eastAsia="zh-HK"/>
                  <w:rPrChange w:id="609" w:author="Guest User" w:date="2026-06-17T03:56:00Z" w16du:dateUtc="2026-06-17T03:56:59Z">
                    <w:rPr>
                      <w:rFonts w:ascii="SimSun-ExtG" w:eastAsia="SimSun-ExtG" w:hAnsi="SimSun-ExtG" w:cs="SimSun-ExtG"/>
                      <w:color w:val="EE0000"/>
                      <w:sz w:val="18"/>
                      <w:szCs w:val="18"/>
                      <w:lang w:eastAsia="zh-HK"/>
                    </w:rPr>
                  </w:rPrChange>
                </w:rPr>
                <w:t xml:space="preserve">AI </w:t>
              </w:r>
              <w:r w:rsidRPr="33F6325B">
                <w:rPr>
                  <w:rFonts w:ascii="SimSun" w:eastAsia="SimSun" w:hAnsi="SimSun" w:cs="SimSun"/>
                  <w:sz w:val="18"/>
                  <w:szCs w:val="18"/>
                  <w:lang w:eastAsia="zh-TW"/>
                  <w:rPrChange w:id="610" w:author="Guest User" w:date="2026-06-17T03:56:00Z" w16du:dateUtc="2026-06-17T03:56:59Z">
                    <w:rPr>
                      <w:rFonts w:ascii="Microsoft JhengHei" w:eastAsia="Microsoft JhengHei" w:hAnsi="Microsoft JhengHei" w:cs="Microsoft JhengHei"/>
                      <w:color w:val="EE0000"/>
                      <w:sz w:val="18"/>
                      <w:szCs w:val="18"/>
                      <w:lang w:eastAsia="zh-TW"/>
                    </w:rPr>
                  </w:rPrChange>
                </w:rPr>
                <w:t>應用方法、研究成果及限制；並在決賽簡報中有效回應評審提問。</w:t>
              </w:r>
            </w:ins>
            <w:commentRangeEnd w:id="606"/>
            <w:r w:rsidR="40D82C9D">
              <w:rPr>
                <w:rStyle w:val="CommentReference"/>
                <w:rFonts w:ascii="SimSun" w:eastAsia="SimSun" w:hAnsi="SimSun" w:cs="SimSun"/>
                <w:sz w:val="18"/>
                <w:szCs w:val="18"/>
                <w:lang w:eastAsia="zh-TW"/>
                <w:rPrChange w:id="611" w:author="Guest User" w:date="2026-06-22T16:02:00Z">
                  <w:rPr>
                    <w:rStyle w:val="CommentReference"/>
                    <w:rFonts w:ascii="Microsoft JhengHei" w:eastAsia="Microsoft JhengHei" w:hAnsi="Microsoft JhengHei" w:cs="Microsoft JhengHei"/>
                    <w:color w:val="EE0000"/>
                    <w:sz w:val="18"/>
                    <w:szCs w:val="18"/>
                    <w:lang w:eastAsia="zh-TW"/>
                  </w:rPr>
                </w:rPrChange>
              </w:rPr>
              <w:commentReference w:id="606"/>
            </w:r>
          </w:p>
          <w:p w14:paraId="10FD6146" w14:textId="21E47634" w:rsidR="40D82C9D" w:rsidRDefault="33F6325B">
            <w:pPr>
              <w:spacing w:line="276" w:lineRule="auto"/>
              <w:rPr>
                <w:rFonts w:ascii="Times New Roman" w:eastAsia="Times New Roman" w:hAnsi="Times New Roman" w:cs="Times New Roman"/>
                <w:sz w:val="18"/>
                <w:szCs w:val="18"/>
                <w:lang w:eastAsia="zh-HK"/>
                <w:rPrChange w:id="612" w:author="Guest User" w:date="2026-06-17T03:57:00Z">
                  <w:rPr>
                    <w:rFonts w:ascii="SimSun" w:eastAsia="SimSun" w:hAnsi="SimSun" w:cs="SimSun"/>
                    <w:sz w:val="18"/>
                    <w:szCs w:val="18"/>
                    <w:lang w:eastAsia="zh-HK"/>
                  </w:rPr>
                </w:rPrChange>
              </w:rPr>
              <w:pPrChange w:id="613" w:author="Guest User" w:date="2026-06-17T03:56:00Z">
                <w:pPr/>
              </w:pPrChange>
            </w:pPr>
            <w:ins w:id="614" w:author="Guest User" w:date="2026-06-17T03:56:00Z" w16du:dateUtc="2026-06-17T03:56:20Z">
              <w:r w:rsidRPr="33F6325B">
                <w:rPr>
                  <w:rFonts w:ascii="Times New Roman" w:eastAsia="Times New Roman" w:hAnsi="Times New Roman" w:cs="Times New Roman"/>
                  <w:sz w:val="18"/>
                  <w:szCs w:val="18"/>
                  <w:lang w:eastAsia="zh-HK"/>
                  <w:rPrChange w:id="615" w:author="Guest User" w:date="2026-06-22T16:02:00Z" w16du:dateUtc="2026-06-22T16:02:48Z">
                    <w:rPr>
                      <w:rFonts w:ascii="SimSun" w:eastAsia="SimSun" w:hAnsi="SimSun" w:cs="SimSun"/>
                      <w:color w:val="EE0000"/>
                      <w:sz w:val="18"/>
                      <w:szCs w:val="18"/>
                      <w:lang w:eastAsia="zh-HK"/>
                    </w:rPr>
                  </w:rPrChange>
                </w:rPr>
                <w:t xml:space="preserve">Whether the team can clearly and coherently present the project’s research problem, AI application methods, findings, and limitations in both the project introduction video and the final </w:t>
              </w:r>
              <w:r w:rsidRPr="33F6325B">
                <w:rPr>
                  <w:rFonts w:ascii="Times New Roman" w:eastAsia="Times New Roman" w:hAnsi="Times New Roman" w:cs="Times New Roman"/>
                  <w:sz w:val="18"/>
                  <w:szCs w:val="18"/>
                  <w:lang w:eastAsia="zh-HK"/>
                  <w:rPrChange w:id="616" w:author="Guest User" w:date="2026-06-17T03:57:00Z" w16du:dateUtc="2026-06-17T03:57:09Z">
                    <w:rPr>
                      <w:rFonts w:ascii="SimSun" w:eastAsia="SimSun" w:hAnsi="SimSun" w:cs="SimSun"/>
                      <w:color w:val="EE0000"/>
                      <w:sz w:val="18"/>
                      <w:szCs w:val="18"/>
                      <w:lang w:eastAsia="zh-HK"/>
                    </w:rPr>
                  </w:rPrChange>
                </w:rPr>
                <w:t>presentation</w:t>
              </w:r>
            </w:ins>
            <w:ins w:id="617" w:author="Guest User" w:date="2026-06-17T16:19:00Z" w16du:dateUtc="2026-06-17T16:19:45Z">
              <w:r w:rsidRPr="33F6325B">
                <w:rPr>
                  <w:rFonts w:ascii="Times New Roman" w:eastAsia="Times New Roman" w:hAnsi="Times New Roman" w:cs="Times New Roman"/>
                  <w:sz w:val="18"/>
                  <w:szCs w:val="18"/>
                  <w:lang w:eastAsia="zh-HK"/>
                  <w:rPrChange w:id="618" w:author="Guest User" w:date="2026-06-22T16:02:00Z" w16du:dateUtc="2026-06-22T16:02:48Z">
                    <w:rPr>
                      <w:rFonts w:ascii="Times New Roman" w:eastAsia="Times New Roman" w:hAnsi="Times New Roman" w:cs="Times New Roman"/>
                      <w:color w:val="EE0000"/>
                      <w:sz w:val="18"/>
                      <w:szCs w:val="18"/>
                      <w:lang w:eastAsia="zh-HK"/>
                    </w:rPr>
                  </w:rPrChange>
                </w:rPr>
                <w:t xml:space="preserve">, </w:t>
              </w:r>
            </w:ins>
            <w:ins w:id="619" w:author="Guest User" w:date="2026-06-17T03:56:00Z" w16du:dateUtc="2026-06-17T03:56:20Z">
              <w:r w:rsidRPr="33F6325B">
                <w:rPr>
                  <w:rFonts w:ascii="Times New Roman" w:eastAsia="Times New Roman" w:hAnsi="Times New Roman" w:cs="Times New Roman"/>
                  <w:sz w:val="18"/>
                  <w:szCs w:val="18"/>
                  <w:lang w:eastAsia="zh-HK"/>
                  <w:rPrChange w:id="620" w:author="Guest User" w:date="2026-06-17T03:57:00Z" w16du:dateUtc="2026-06-17T03:57:09Z">
                    <w:rPr>
                      <w:rFonts w:ascii="SimSun" w:eastAsia="SimSun" w:hAnsi="SimSun" w:cs="SimSun"/>
                      <w:color w:val="EE0000"/>
                      <w:sz w:val="18"/>
                      <w:szCs w:val="18"/>
                      <w:lang w:eastAsia="zh-HK"/>
                    </w:rPr>
                  </w:rPrChange>
                </w:rPr>
                <w:t>and respond effectively to questions from the judging panel during the final presentation.</w:t>
              </w:r>
            </w:ins>
          </w:p>
        </w:tc>
      </w:tr>
    </w:tbl>
    <w:p w14:paraId="3980B5F7" w14:textId="27114E70" w:rsidR="007F76F1" w:rsidRPr="00AA1D05" w:rsidRDefault="00245A90">
      <w:pPr>
        <w:spacing w:before="240" w:after="80" w:line="264" w:lineRule="auto"/>
        <w:rPr>
          <w:rFonts w:ascii="Times New Roman" w:hAnsi="Times New Roman" w:cs="Times New Roman"/>
        </w:rPr>
      </w:pPr>
      <w:del w:id="621" w:author="Guest User" w:date="2026-06-22T17:00:00Z" w16du:dateUtc="2026-06-22T17:00:14Z">
        <w:r w:rsidRPr="33F6325B" w:rsidDel="33F6325B">
          <w:rPr>
            <w:rFonts w:ascii="SimSun" w:eastAsia="SimSun" w:hAnsi="SimSun" w:cs="SimSun"/>
            <w:b/>
            <w:bCs/>
            <w:color w:val="8A1C1C"/>
            <w:sz w:val="28"/>
            <w:szCs w:val="28"/>
            <w:lang w:val="zh-HK" w:eastAsia="zh-HK" w:bidi="en-US"/>
          </w:rPr>
          <w:delText>八</w:delText>
        </w:r>
      </w:del>
      <w:ins w:id="622" w:author="Guest User" w:date="2026-06-22T17:00:00Z" w16du:dateUtc="2026-06-22T17:00:16Z">
        <w:r w:rsidR="33F6325B" w:rsidRPr="33F6325B">
          <w:rPr>
            <w:rFonts w:ascii="SimSun" w:eastAsia="SimSun" w:hAnsi="SimSun" w:cs="SimSun"/>
            <w:b/>
            <w:bCs/>
            <w:color w:val="8A1C1C"/>
            <w:sz w:val="28"/>
            <w:szCs w:val="28"/>
            <w:lang w:val="zh-HK" w:eastAsia="zh-HK" w:bidi="en-US"/>
          </w:rPr>
          <w:t>七</w:t>
        </w:r>
      </w:ins>
      <w:r w:rsidR="33F6325B" w:rsidRPr="33F6325B">
        <w:rPr>
          <w:rFonts w:ascii="SimSun" w:eastAsia="SimSun" w:hAnsi="SimSun" w:cs="SimSun"/>
          <w:b/>
          <w:bCs/>
          <w:color w:val="8A1C1C"/>
          <w:sz w:val="28"/>
          <w:szCs w:val="28"/>
          <w:lang w:val="zh-HK" w:eastAsia="zh-HK" w:bidi="en-US"/>
        </w:rPr>
        <w:t>、評審程序</w:t>
      </w:r>
      <w:r w:rsidR="33F6325B" w:rsidRPr="33F6325B">
        <w:rPr>
          <w:rFonts w:ascii="Times New Roman" w:hAnsi="Times New Roman" w:cs="Times New Roman"/>
          <w:b/>
          <w:bCs/>
          <w:color w:val="8A1C1C"/>
          <w:sz w:val="28"/>
          <w:szCs w:val="28"/>
          <w:lang w:val="zh-HK" w:eastAsia="zh-HK" w:bidi="en-US"/>
        </w:rPr>
        <w:t xml:space="preserve"> / </w:t>
      </w:r>
      <w:del w:id="623" w:author="Guest User" w:date="2026-06-22T17:00:00Z" w16du:dateUtc="2026-06-22T17:00:18Z">
        <w:r w:rsidRPr="33F6325B" w:rsidDel="33F6325B">
          <w:rPr>
            <w:rFonts w:ascii="Times New Roman" w:hAnsi="Times New Roman" w:cs="Times New Roman"/>
            <w:b/>
            <w:bCs/>
            <w:color w:val="8A1C1C"/>
            <w:sz w:val="28"/>
            <w:szCs w:val="28"/>
            <w:lang w:val="zh-HK" w:eastAsia="zh-HK" w:bidi="en-US"/>
          </w:rPr>
          <w:delText>8</w:delText>
        </w:r>
      </w:del>
      <w:ins w:id="624" w:author="Guest User" w:date="2026-06-22T17:00:00Z" w16du:dateUtc="2026-06-22T17:00:20Z">
        <w:r w:rsidR="33F6325B" w:rsidRPr="33F6325B">
          <w:rPr>
            <w:rFonts w:ascii="Times New Roman" w:hAnsi="Times New Roman" w:cs="Times New Roman"/>
            <w:b/>
            <w:bCs/>
            <w:color w:val="8A1C1C"/>
            <w:sz w:val="28"/>
            <w:szCs w:val="28"/>
            <w:lang w:val="zh-HK" w:eastAsia="zh-HK" w:bidi="en-US"/>
          </w:rPr>
          <w:t>7</w:t>
        </w:r>
      </w:ins>
      <w:r w:rsidR="33F6325B" w:rsidRPr="33F6325B">
        <w:rPr>
          <w:rFonts w:ascii="Times New Roman" w:hAnsi="Times New Roman" w:cs="Times New Roman"/>
          <w:b/>
          <w:bCs/>
          <w:color w:val="8A1C1C"/>
          <w:sz w:val="28"/>
          <w:szCs w:val="28"/>
          <w:lang w:val="zh-HK" w:eastAsia="zh-HK" w:bidi="en-US"/>
        </w:rPr>
        <w:t>. Assessment Procedure</w:t>
      </w:r>
    </w:p>
    <w:p w14:paraId="19D19A4D" w14:textId="505F6B77" w:rsidR="007F76F1" w:rsidRPr="00AA1D05" w:rsidRDefault="586FF6A1" w:rsidP="586FF6A1">
      <w:pPr>
        <w:pStyle w:val="ListBullet"/>
        <w:spacing w:after="40" w:line="293" w:lineRule="auto"/>
        <w:ind w:left="288"/>
        <w:rPr>
          <w:rFonts w:ascii="SimSun" w:eastAsia="SimSun" w:hAnsi="SimSun" w:cs="SimSun"/>
          <w:lang w:val="zh-HK" w:eastAsia="zh-HK" w:bidi="en-US"/>
        </w:rPr>
      </w:pPr>
      <w:r w:rsidRPr="586FF6A1">
        <w:rPr>
          <w:rFonts w:ascii="SimSun" w:eastAsia="SimSun" w:hAnsi="SimSun" w:cs="SimSun"/>
          <w:lang w:val="zh-HK" w:eastAsia="zh-HK" w:bidi="en-US"/>
        </w:rPr>
        <w:t>第一階段：書面及媒體材料初審。所有初賽作品由評審根據公布準則評閱。</w:t>
      </w:r>
    </w:p>
    <w:p w14:paraId="19194016"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Stage 1: Preliminary review of written and media materials. All first-round entries will be assessed according to the published judging criteria.</w:t>
      </w:r>
    </w:p>
    <w:p w14:paraId="78BC43BC"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第二階段：公布入圍名單，入圍隊伍按評審意見修訂作品。</w:t>
      </w:r>
    </w:p>
    <w:p w14:paraId="697F88E4"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Stage 2: Shortlist announcement. Shortlisted teams will revise their projects in light of panel feedback.</w:t>
      </w:r>
    </w:p>
    <w:p w14:paraId="5CB38DEF"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第三階段：決賽簡報及示範。入圍隊伍須進行簡報（及示範，如適用），由跨學科評審團作最後評選。</w:t>
      </w:r>
    </w:p>
    <w:p w14:paraId="6F58F45F"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Stage 3: Final presentation and demonstration. Shortlisted teams will present their work (and demonstrate it where applicable) to a multidisciplinary judging panel.</w:t>
      </w:r>
    </w:p>
    <w:p w14:paraId="42A3C597"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每份入圍作品原則上由不少於</w:t>
      </w:r>
      <w:r w:rsidRPr="586FF6A1">
        <w:rPr>
          <w:rFonts w:ascii="Times New Roman" w:hAnsi="Times New Roman" w:cs="Times New Roman"/>
          <w:lang w:val="zh-HK" w:eastAsia="zh-HK" w:bidi="en-US"/>
        </w:rPr>
        <w:t xml:space="preserve"> 3 </w:t>
      </w:r>
      <w:r w:rsidRPr="586FF6A1">
        <w:rPr>
          <w:rFonts w:ascii="SimSun" w:eastAsia="SimSun" w:hAnsi="SimSun" w:cs="SimSun"/>
          <w:lang w:val="zh-HK" w:eastAsia="zh-HK" w:bidi="en-US"/>
        </w:rPr>
        <w:t>名評審審閱；評審背景將盡量涵蓋歷史、語言、文學、翻譯、語言科學、數位人文或</w:t>
      </w:r>
      <w:r w:rsidRPr="586FF6A1">
        <w:rPr>
          <w:rFonts w:ascii="Times New Roman" w:hAnsi="Times New Roman" w:cs="Times New Roman"/>
          <w:lang w:val="zh-HK" w:eastAsia="zh-HK" w:bidi="en-US"/>
        </w:rPr>
        <w:t xml:space="preserve"> AI </w:t>
      </w:r>
      <w:r w:rsidRPr="586FF6A1">
        <w:rPr>
          <w:rFonts w:ascii="SimSun" w:eastAsia="SimSun" w:hAnsi="SimSun" w:cs="SimSun"/>
          <w:lang w:val="zh-HK" w:eastAsia="zh-HK" w:bidi="en-US"/>
        </w:rPr>
        <w:t>應用。</w:t>
      </w:r>
    </w:p>
    <w:p w14:paraId="1FE00D0C"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Each shortlisted entry will normally be reviewed by no fewer than three judges, with disciplinary backgrounds spanning history, language, literature, translation, language sciences, digital humanities and AI applications wherever possible.</w:t>
      </w:r>
    </w:p>
    <w:p w14:paraId="71613B01"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主辦單位可邀請校外專家參與，以加強公平性及跨學科視角。</w:t>
      </w:r>
    </w:p>
    <w:p w14:paraId="3A2197AA"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External experts may be invited to strengthen fairness and interdisciplinary judgement.</w:t>
      </w:r>
    </w:p>
    <w:p w14:paraId="35C429CD" w14:textId="536BD0C4" w:rsidR="007F76F1" w:rsidRPr="00AA1D05" w:rsidRDefault="00245A90">
      <w:pPr>
        <w:spacing w:before="240" w:after="80" w:line="264" w:lineRule="auto"/>
        <w:rPr>
          <w:rFonts w:ascii="Times New Roman" w:hAnsi="Times New Roman" w:cs="Times New Roman"/>
        </w:rPr>
      </w:pPr>
      <w:del w:id="625" w:author="Guest User" w:date="2026-06-22T17:00:00Z" w16du:dateUtc="2026-06-22T17:00:22Z">
        <w:r w:rsidRPr="33F6325B" w:rsidDel="33F6325B">
          <w:rPr>
            <w:rFonts w:ascii="SimSun" w:eastAsia="SimSun" w:hAnsi="SimSun" w:cs="SimSun"/>
            <w:b/>
            <w:bCs/>
            <w:color w:val="8A1C1C"/>
            <w:sz w:val="28"/>
            <w:szCs w:val="28"/>
            <w:lang w:val="zh-HK" w:eastAsia="zh-HK" w:bidi="en-US"/>
          </w:rPr>
          <w:delText>九</w:delText>
        </w:r>
      </w:del>
      <w:ins w:id="626" w:author="Guest User" w:date="2026-06-22T17:00:00Z" w16du:dateUtc="2026-06-22T17:00:24Z">
        <w:r w:rsidR="33F6325B" w:rsidRPr="33F6325B">
          <w:rPr>
            <w:rFonts w:ascii="SimSun" w:eastAsia="SimSun" w:hAnsi="SimSun" w:cs="SimSun"/>
            <w:b/>
            <w:bCs/>
            <w:color w:val="8A1C1C"/>
            <w:sz w:val="28"/>
            <w:szCs w:val="28"/>
            <w:lang w:val="zh-HK" w:eastAsia="zh-HK" w:bidi="en-US"/>
          </w:rPr>
          <w:t>八</w:t>
        </w:r>
      </w:ins>
      <w:r w:rsidR="33F6325B" w:rsidRPr="33F6325B">
        <w:rPr>
          <w:rFonts w:ascii="SimSun" w:eastAsia="SimSun" w:hAnsi="SimSun" w:cs="SimSun"/>
          <w:b/>
          <w:bCs/>
          <w:color w:val="8A1C1C"/>
          <w:sz w:val="28"/>
          <w:szCs w:val="28"/>
          <w:lang w:val="zh-HK" w:eastAsia="zh-HK" w:bidi="en-US"/>
        </w:rPr>
        <w:t>、獎項</w:t>
      </w:r>
      <w:r w:rsidR="33F6325B" w:rsidRPr="33F6325B">
        <w:rPr>
          <w:rFonts w:ascii="Times New Roman" w:hAnsi="Times New Roman" w:cs="Times New Roman"/>
          <w:b/>
          <w:bCs/>
          <w:color w:val="8A1C1C"/>
          <w:sz w:val="28"/>
          <w:szCs w:val="28"/>
          <w:lang w:val="zh-HK" w:eastAsia="zh-HK" w:bidi="en-US"/>
        </w:rPr>
        <w:t xml:space="preserve"> / </w:t>
      </w:r>
      <w:del w:id="627" w:author="Guest User" w:date="2026-06-22T17:00:00Z" w16du:dateUtc="2026-06-22T17:00:25Z">
        <w:r w:rsidRPr="33F6325B" w:rsidDel="33F6325B">
          <w:rPr>
            <w:rFonts w:ascii="Times New Roman" w:hAnsi="Times New Roman" w:cs="Times New Roman"/>
            <w:b/>
            <w:bCs/>
            <w:color w:val="8A1C1C"/>
            <w:sz w:val="28"/>
            <w:szCs w:val="28"/>
            <w:lang w:val="zh-HK" w:eastAsia="zh-HK" w:bidi="en-US"/>
          </w:rPr>
          <w:delText>9</w:delText>
        </w:r>
      </w:del>
      <w:ins w:id="628" w:author="Guest User" w:date="2026-06-22T17:00:00Z" w16du:dateUtc="2026-06-22T17:00:26Z">
        <w:r w:rsidR="33F6325B" w:rsidRPr="33F6325B">
          <w:rPr>
            <w:rFonts w:ascii="Times New Roman" w:hAnsi="Times New Roman" w:cs="Times New Roman"/>
            <w:b/>
            <w:bCs/>
            <w:color w:val="8A1C1C"/>
            <w:sz w:val="28"/>
            <w:szCs w:val="28"/>
            <w:lang w:val="zh-HK" w:eastAsia="zh-HK" w:bidi="en-US"/>
          </w:rPr>
          <w:t>8</w:t>
        </w:r>
      </w:ins>
      <w:r w:rsidR="33F6325B" w:rsidRPr="33F6325B">
        <w:rPr>
          <w:rFonts w:ascii="Times New Roman" w:hAnsi="Times New Roman" w:cs="Times New Roman"/>
          <w:b/>
          <w:bCs/>
          <w:color w:val="8A1C1C"/>
          <w:sz w:val="28"/>
          <w:szCs w:val="28"/>
          <w:lang w:val="zh-HK" w:eastAsia="zh-HK" w:bidi="en-US"/>
        </w:rPr>
        <w:t>. Awards</w:t>
      </w:r>
    </w:p>
    <w:tbl>
      <w:tblPr>
        <w:tblStyle w:val="TableGrid"/>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Look w:val="04A0" w:firstRow="1" w:lastRow="0" w:firstColumn="1" w:lastColumn="0" w:noHBand="0" w:noVBand="1"/>
      </w:tblPr>
      <w:tblGrid>
        <w:gridCol w:w="4608"/>
        <w:gridCol w:w="5328"/>
      </w:tblGrid>
      <w:tr w:rsidR="007F76F1" w:rsidRPr="00AA1D05" w14:paraId="68709F9C" w14:textId="77777777" w:rsidTr="33F6325B">
        <w:trPr>
          <w:tblHeader/>
          <w:jc w:val="center"/>
        </w:trPr>
        <w:tc>
          <w:tcPr>
            <w:tcW w:w="4608" w:type="dxa"/>
            <w:shd w:val="clear" w:color="auto" w:fill="8A1C1C"/>
            <w:tcMar>
              <w:top w:w="80" w:type="dxa"/>
              <w:left w:w="100" w:type="dxa"/>
              <w:bottom w:w="80" w:type="dxa"/>
              <w:right w:w="100" w:type="dxa"/>
            </w:tcMar>
            <w:vAlign w:val="center"/>
          </w:tcPr>
          <w:p w14:paraId="41847D88"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獎項</w:t>
            </w:r>
            <w:r w:rsidRPr="00AA1D05">
              <w:rPr>
                <w:rFonts w:ascii="Times New Roman" w:hAnsi="Times New Roman" w:cs="Times New Roman"/>
                <w:b/>
                <w:color w:val="FFFFFF"/>
                <w:sz w:val="19"/>
                <w:lang w:val="zh-HK" w:eastAsia="zh-HK" w:bidi="en-US"/>
              </w:rPr>
              <w:t xml:space="preserve"> / Award</w:t>
            </w:r>
          </w:p>
        </w:tc>
        <w:tc>
          <w:tcPr>
            <w:tcW w:w="5328" w:type="dxa"/>
            <w:shd w:val="clear" w:color="auto" w:fill="8A1C1C"/>
            <w:tcMar>
              <w:top w:w="80" w:type="dxa"/>
              <w:left w:w="100" w:type="dxa"/>
              <w:bottom w:w="80" w:type="dxa"/>
              <w:right w:w="100" w:type="dxa"/>
            </w:tcMar>
            <w:vAlign w:val="center"/>
          </w:tcPr>
          <w:p w14:paraId="12D09F01"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獎金或說明</w:t>
            </w:r>
            <w:r w:rsidRPr="00AA1D05">
              <w:rPr>
                <w:rFonts w:ascii="Times New Roman" w:hAnsi="Times New Roman" w:cs="Times New Roman"/>
                <w:b/>
                <w:color w:val="FFFFFF"/>
                <w:sz w:val="19"/>
                <w:lang w:val="zh-HK" w:eastAsia="zh-HK" w:bidi="en-US"/>
              </w:rPr>
              <w:t xml:space="preserve"> / Prize or Notes</w:t>
            </w:r>
          </w:p>
        </w:tc>
      </w:tr>
      <w:tr w:rsidR="007F76F1" w:rsidRPr="00AA1D05" w14:paraId="2E24DB4E" w14:textId="77777777" w:rsidTr="33F6325B">
        <w:trPr>
          <w:jc w:val="center"/>
        </w:trPr>
        <w:tc>
          <w:tcPr>
            <w:tcW w:w="4608" w:type="dxa"/>
            <w:tcMar>
              <w:top w:w="80" w:type="dxa"/>
              <w:left w:w="100" w:type="dxa"/>
              <w:bottom w:w="80" w:type="dxa"/>
              <w:right w:w="100" w:type="dxa"/>
            </w:tcMar>
            <w:vAlign w:val="center"/>
          </w:tcPr>
          <w:p w14:paraId="43A810FE"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9"/>
                <w:lang w:val="zh-HK" w:eastAsia="zh-HK" w:bidi="en-US"/>
              </w:rPr>
              <w:t>冠軍</w:t>
            </w:r>
            <w:r w:rsidRPr="00AA1D05">
              <w:rPr>
                <w:rFonts w:ascii="Times New Roman" w:hAnsi="Times New Roman" w:cs="Times New Roman"/>
                <w:color w:val="222222"/>
                <w:sz w:val="19"/>
                <w:lang w:val="zh-HK" w:eastAsia="zh-HK" w:bidi="en-US"/>
              </w:rPr>
              <w:t xml:space="preserve"> / Champion</w:t>
            </w:r>
          </w:p>
        </w:tc>
        <w:tc>
          <w:tcPr>
            <w:tcW w:w="5328" w:type="dxa"/>
            <w:tcMar>
              <w:top w:w="80" w:type="dxa"/>
              <w:left w:w="100" w:type="dxa"/>
              <w:bottom w:w="80" w:type="dxa"/>
              <w:right w:w="100" w:type="dxa"/>
            </w:tcMar>
            <w:vAlign w:val="center"/>
          </w:tcPr>
          <w:p w14:paraId="6EC5008E" w14:textId="71850CBF" w:rsidR="007F76F1" w:rsidRPr="00AA1D05" w:rsidRDefault="33F6325B">
            <w:pPr>
              <w:spacing w:line="276" w:lineRule="auto"/>
              <w:rPr>
                <w:ins w:id="629" w:author="Guest User" w:date="2026-06-17T07:26:00Z" w16du:dateUtc="2026-06-17T07:26:39Z"/>
              </w:rPr>
            </w:pPr>
            <w:ins w:id="630" w:author="Guest User" w:date="2026-06-17T07:09:00Z" w16du:dateUtc="2026-06-17T07:09:04Z">
              <w:r w:rsidRPr="33F6325B">
                <w:rPr>
                  <w:rFonts w:ascii="SimSun" w:eastAsia="SimSun" w:hAnsi="SimSun" w:cs="SimSun" w:hint="eastAsia"/>
                  <w:color w:val="222222"/>
                  <w:sz w:val="19"/>
                  <w:szCs w:val="19"/>
                  <w:lang w:val="zh-HK" w:eastAsia="zh-HK" w:bidi="en-US"/>
                  <w:rPrChange w:id="631" w:author="Guest User" w:date="2026-06-22T16:13:00Z" w16du:dateUtc="2026-06-22T16:13:41Z">
                    <w:rPr>
                      <w:rFonts w:ascii="Times New Roman" w:hAnsi="Times New Roman" w:cs="Times New Roman" w:hint="eastAsia"/>
                      <w:color w:val="222222"/>
                      <w:sz w:val="19"/>
                      <w:szCs w:val="19"/>
                      <w:lang w:val="zh-HK" w:eastAsia="zh-HK" w:bidi="en-US"/>
                    </w:rPr>
                  </w:rPrChange>
                </w:rPr>
                <w:t>總額：</w:t>
              </w:r>
            </w:ins>
            <w:r w:rsidRPr="33F6325B">
              <w:rPr>
                <w:rFonts w:ascii="Times New Roman" w:hAnsi="Times New Roman" w:cs="Times New Roman"/>
                <w:color w:val="222222"/>
                <w:sz w:val="19"/>
                <w:szCs w:val="19"/>
                <w:lang w:val="zh-HK" w:eastAsia="zh-HK" w:bidi="en-US"/>
              </w:rPr>
              <w:t>HK$10,000</w:t>
            </w:r>
          </w:p>
          <w:p w14:paraId="21A0BAA4" w14:textId="1F6B4F90" w:rsidR="007F76F1" w:rsidRPr="00AA1D05" w:rsidRDefault="33F6325B" w:rsidP="586FF6A1">
            <w:pPr>
              <w:spacing w:line="276" w:lineRule="auto"/>
              <w:rPr>
                <w:rFonts w:ascii="Times New Roman" w:hAnsi="Times New Roman" w:cs="Times New Roman"/>
                <w:color w:val="222222"/>
                <w:sz w:val="19"/>
                <w:szCs w:val="19"/>
                <w:lang w:val="zh-HK" w:eastAsia="zh-HK" w:bidi="en-US"/>
              </w:rPr>
            </w:pPr>
            <w:ins w:id="632" w:author="Guest User" w:date="2026-06-17T07:26:00Z" w16du:dateUtc="2026-06-17T07:26:44Z">
              <w:r w:rsidRPr="33F6325B">
                <w:rPr>
                  <w:rFonts w:ascii="Times New Roman" w:eastAsia="Times New Roman" w:hAnsi="Times New Roman" w:cs="Times New Roman"/>
                  <w:sz w:val="19"/>
                  <w:szCs w:val="19"/>
                  <w:lang w:eastAsia="zh-HK"/>
                  <w:rPrChange w:id="633" w:author="Guest User" w:date="2026-06-22T16:13:00Z" w16du:dateUtc="2026-06-22T16:13:50Z">
                    <w:rPr>
                      <w:rFonts w:ascii="Times New Roman" w:eastAsia="Times New Roman" w:hAnsi="Times New Roman" w:cs="Times New Roman"/>
                      <w:b/>
                      <w:bCs/>
                      <w:sz w:val="19"/>
                      <w:szCs w:val="19"/>
                      <w:lang w:eastAsia="zh-HK"/>
                    </w:rPr>
                  </w:rPrChange>
                </w:rPr>
                <w:t>Total Amount:</w:t>
              </w:r>
              <w:r w:rsidRPr="33F6325B">
                <w:rPr>
                  <w:rFonts w:ascii="Times New Roman" w:eastAsia="Times New Roman" w:hAnsi="Times New Roman" w:cs="Times New Roman"/>
                  <w:b/>
                  <w:bCs/>
                  <w:sz w:val="19"/>
                  <w:szCs w:val="19"/>
                  <w:lang w:eastAsia="zh-HK"/>
                </w:rPr>
                <w:t xml:space="preserve"> </w:t>
              </w:r>
              <w:r w:rsidRPr="33F6325B">
                <w:rPr>
                  <w:rFonts w:ascii="Times New Roman" w:hAnsi="Times New Roman" w:cs="Times New Roman"/>
                  <w:color w:val="222222"/>
                  <w:sz w:val="19"/>
                  <w:szCs w:val="19"/>
                  <w:lang w:val="zh-HK" w:eastAsia="zh-HK" w:bidi="en-US"/>
                </w:rPr>
                <w:t>HK$10,000</w:t>
              </w:r>
            </w:ins>
          </w:p>
        </w:tc>
      </w:tr>
      <w:tr w:rsidR="007F76F1" w:rsidRPr="00AA1D05" w14:paraId="77F3CEF4" w14:textId="77777777" w:rsidTr="33F6325B">
        <w:trPr>
          <w:jc w:val="center"/>
        </w:trPr>
        <w:tc>
          <w:tcPr>
            <w:tcW w:w="4608" w:type="dxa"/>
            <w:tcMar>
              <w:top w:w="80" w:type="dxa"/>
              <w:left w:w="100" w:type="dxa"/>
              <w:bottom w:w="80" w:type="dxa"/>
              <w:right w:w="100" w:type="dxa"/>
            </w:tcMar>
            <w:vAlign w:val="center"/>
          </w:tcPr>
          <w:p w14:paraId="56FDFBE0"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9"/>
                <w:lang w:val="zh-HK" w:eastAsia="zh-HK" w:bidi="en-US"/>
              </w:rPr>
              <w:t>亞軍</w:t>
            </w:r>
            <w:r w:rsidRPr="00AA1D05">
              <w:rPr>
                <w:rFonts w:ascii="Times New Roman" w:hAnsi="Times New Roman" w:cs="Times New Roman"/>
                <w:color w:val="222222"/>
                <w:sz w:val="19"/>
                <w:lang w:val="zh-HK" w:eastAsia="zh-HK" w:bidi="en-US"/>
              </w:rPr>
              <w:t xml:space="preserve"> / First Runner-up</w:t>
            </w:r>
          </w:p>
        </w:tc>
        <w:tc>
          <w:tcPr>
            <w:tcW w:w="5328" w:type="dxa"/>
            <w:tcMar>
              <w:top w:w="80" w:type="dxa"/>
              <w:left w:w="100" w:type="dxa"/>
              <w:bottom w:w="80" w:type="dxa"/>
              <w:right w:w="100" w:type="dxa"/>
            </w:tcMar>
            <w:vAlign w:val="center"/>
          </w:tcPr>
          <w:p w14:paraId="397CEF91" w14:textId="19171807" w:rsidR="007F76F1" w:rsidRPr="00AA1D05" w:rsidRDefault="33F6325B">
            <w:pPr>
              <w:spacing w:line="276" w:lineRule="auto"/>
              <w:rPr>
                <w:ins w:id="634" w:author="Guest User" w:date="2026-06-17T07:26:00Z" w16du:dateUtc="2026-06-17T07:26:47Z"/>
              </w:rPr>
            </w:pPr>
            <w:ins w:id="635" w:author="Guest User" w:date="2026-06-17T07:09:00Z" w16du:dateUtc="2026-06-17T07:09:09Z">
              <w:r w:rsidRPr="33F6325B">
                <w:rPr>
                  <w:rFonts w:ascii="SimSun" w:eastAsia="SimSun" w:hAnsi="SimSun" w:cs="SimSun" w:hint="eastAsia"/>
                  <w:color w:val="222222"/>
                  <w:sz w:val="19"/>
                  <w:szCs w:val="19"/>
                  <w:lang w:val="zh-HK" w:eastAsia="zh-HK" w:bidi="en-US"/>
                  <w:rPrChange w:id="636" w:author="Guest User" w:date="2026-06-22T16:14:00Z" w16du:dateUtc="2026-06-22T16:14:01Z">
                    <w:rPr>
                      <w:rFonts w:ascii="Times New Roman" w:hAnsi="Times New Roman" w:cs="Times New Roman" w:hint="eastAsia"/>
                      <w:color w:val="222222"/>
                      <w:sz w:val="19"/>
                      <w:szCs w:val="19"/>
                      <w:lang w:val="zh-HK" w:eastAsia="zh-HK" w:bidi="en-US"/>
                    </w:rPr>
                  </w:rPrChange>
                </w:rPr>
                <w:t>總額：</w:t>
              </w:r>
            </w:ins>
            <w:r w:rsidRPr="33F6325B">
              <w:rPr>
                <w:rFonts w:ascii="Times New Roman" w:hAnsi="Times New Roman" w:cs="Times New Roman"/>
                <w:color w:val="222222"/>
                <w:sz w:val="19"/>
                <w:szCs w:val="19"/>
                <w:lang w:val="zh-HK" w:eastAsia="zh-HK" w:bidi="en-US"/>
              </w:rPr>
              <w:t>HK$8,000</w:t>
            </w:r>
          </w:p>
          <w:p w14:paraId="68B4B795" w14:textId="5A2E8F07" w:rsidR="007F76F1" w:rsidRPr="00AA1D05" w:rsidRDefault="33F6325B" w:rsidP="586FF6A1">
            <w:pPr>
              <w:spacing w:line="276" w:lineRule="auto"/>
              <w:rPr>
                <w:rFonts w:ascii="Times New Roman" w:hAnsi="Times New Roman" w:cs="Times New Roman"/>
                <w:color w:val="222222"/>
                <w:sz w:val="19"/>
                <w:szCs w:val="19"/>
                <w:lang w:val="zh-HK" w:eastAsia="zh-HK" w:bidi="en-US"/>
              </w:rPr>
            </w:pPr>
            <w:ins w:id="637" w:author="Guest User" w:date="2026-06-17T07:26:00Z" w16du:dateUtc="2026-06-17T07:26:54Z">
              <w:r w:rsidRPr="33F6325B">
                <w:rPr>
                  <w:rFonts w:ascii="Times New Roman" w:eastAsia="Times New Roman" w:hAnsi="Times New Roman" w:cs="Times New Roman"/>
                  <w:sz w:val="19"/>
                  <w:szCs w:val="19"/>
                  <w:lang w:eastAsia="zh-HK"/>
                  <w:rPrChange w:id="638" w:author="Guest User" w:date="2026-06-22T16:13:00Z" w16du:dateUtc="2026-06-22T16:13:53Z">
                    <w:rPr>
                      <w:rFonts w:ascii="Times New Roman" w:eastAsia="Times New Roman" w:hAnsi="Times New Roman" w:cs="Times New Roman"/>
                      <w:b/>
                      <w:bCs/>
                      <w:sz w:val="19"/>
                      <w:szCs w:val="19"/>
                      <w:lang w:eastAsia="zh-HK"/>
                    </w:rPr>
                  </w:rPrChange>
                </w:rPr>
                <w:t>Total Amount:</w:t>
              </w:r>
            </w:ins>
            <w:ins w:id="639" w:author="Guest User" w:date="2026-06-17T07:27:00Z" w16du:dateUtc="2026-06-17T07:27:01Z">
              <w:r w:rsidRPr="33F6325B">
                <w:rPr>
                  <w:rFonts w:ascii="Times New Roman" w:eastAsia="Times New Roman" w:hAnsi="Times New Roman" w:cs="Times New Roman"/>
                  <w:sz w:val="19"/>
                  <w:szCs w:val="19"/>
                  <w:lang w:eastAsia="zh-HK"/>
                  <w:rPrChange w:id="640" w:author="Guest User" w:date="2026-06-22T16:13:00Z" w16du:dateUtc="2026-06-22T16:13:53Z">
                    <w:rPr>
                      <w:rFonts w:ascii="Times New Roman" w:eastAsia="Times New Roman" w:hAnsi="Times New Roman" w:cs="Times New Roman"/>
                      <w:b/>
                      <w:bCs/>
                      <w:sz w:val="19"/>
                      <w:szCs w:val="19"/>
                      <w:lang w:eastAsia="zh-HK"/>
                    </w:rPr>
                  </w:rPrChange>
                </w:rPr>
                <w:t xml:space="preserve"> </w:t>
              </w:r>
              <w:r w:rsidRPr="33F6325B">
                <w:rPr>
                  <w:rFonts w:ascii="Times New Roman" w:hAnsi="Times New Roman" w:cs="Times New Roman"/>
                  <w:color w:val="222222"/>
                  <w:sz w:val="19"/>
                  <w:szCs w:val="19"/>
                  <w:lang w:val="zh-HK" w:eastAsia="zh-HK" w:bidi="en-US"/>
                </w:rPr>
                <w:t>HK$8,000</w:t>
              </w:r>
            </w:ins>
          </w:p>
        </w:tc>
      </w:tr>
      <w:tr w:rsidR="007F76F1" w:rsidRPr="00AA1D05" w14:paraId="767EFF1D" w14:textId="77777777" w:rsidTr="33F6325B">
        <w:trPr>
          <w:jc w:val="center"/>
        </w:trPr>
        <w:tc>
          <w:tcPr>
            <w:tcW w:w="4608" w:type="dxa"/>
            <w:tcMar>
              <w:top w:w="80" w:type="dxa"/>
              <w:left w:w="100" w:type="dxa"/>
              <w:bottom w:w="80" w:type="dxa"/>
              <w:right w:w="100" w:type="dxa"/>
            </w:tcMar>
            <w:vAlign w:val="center"/>
          </w:tcPr>
          <w:p w14:paraId="5F576232"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9"/>
                <w:lang w:val="zh-HK" w:eastAsia="zh-HK" w:bidi="en-US"/>
              </w:rPr>
              <w:t>季軍</w:t>
            </w:r>
            <w:r w:rsidRPr="00AA1D05">
              <w:rPr>
                <w:rFonts w:ascii="Times New Roman" w:hAnsi="Times New Roman" w:cs="Times New Roman"/>
                <w:color w:val="222222"/>
                <w:sz w:val="19"/>
                <w:lang w:val="zh-HK" w:eastAsia="zh-HK" w:bidi="en-US"/>
              </w:rPr>
              <w:t xml:space="preserve"> / Second Runner-up</w:t>
            </w:r>
          </w:p>
        </w:tc>
        <w:tc>
          <w:tcPr>
            <w:tcW w:w="5328" w:type="dxa"/>
            <w:tcMar>
              <w:top w:w="80" w:type="dxa"/>
              <w:left w:w="100" w:type="dxa"/>
              <w:bottom w:w="80" w:type="dxa"/>
              <w:right w:w="100" w:type="dxa"/>
            </w:tcMar>
            <w:vAlign w:val="center"/>
          </w:tcPr>
          <w:p w14:paraId="3C3DEA56" w14:textId="78F50944" w:rsidR="007F76F1" w:rsidRPr="00AA1D05" w:rsidRDefault="33F6325B">
            <w:pPr>
              <w:spacing w:line="276" w:lineRule="auto"/>
              <w:rPr>
                <w:ins w:id="641" w:author="Guest User" w:date="2026-06-17T07:26:00Z" w16du:dateUtc="2026-06-17T07:26:56Z"/>
              </w:rPr>
            </w:pPr>
            <w:ins w:id="642" w:author="Guest User" w:date="2026-06-17T07:09:00Z" w16du:dateUtc="2026-06-17T07:09:15Z">
              <w:r w:rsidRPr="33F6325B">
                <w:rPr>
                  <w:rFonts w:ascii="SimSun" w:eastAsia="SimSun" w:hAnsi="SimSun" w:cs="SimSun" w:hint="eastAsia"/>
                  <w:color w:val="222222"/>
                  <w:sz w:val="19"/>
                  <w:szCs w:val="19"/>
                  <w:lang w:val="zh-HK" w:eastAsia="zh-HK" w:bidi="en-US"/>
                  <w:rPrChange w:id="643" w:author="Guest User" w:date="2026-06-22T16:14:00Z" w16du:dateUtc="2026-06-22T16:14:04Z">
                    <w:rPr>
                      <w:rFonts w:ascii="Times New Roman" w:hAnsi="Times New Roman" w:cs="Times New Roman" w:hint="eastAsia"/>
                      <w:color w:val="222222"/>
                      <w:sz w:val="19"/>
                      <w:szCs w:val="19"/>
                      <w:lang w:val="zh-HK" w:eastAsia="zh-HK" w:bidi="en-US"/>
                    </w:rPr>
                  </w:rPrChange>
                </w:rPr>
                <w:t>總額：</w:t>
              </w:r>
            </w:ins>
            <w:r w:rsidRPr="33F6325B">
              <w:rPr>
                <w:rFonts w:ascii="Times New Roman" w:hAnsi="Times New Roman" w:cs="Times New Roman"/>
                <w:color w:val="222222"/>
                <w:sz w:val="19"/>
                <w:szCs w:val="19"/>
                <w:lang w:val="zh-HK" w:eastAsia="zh-HK" w:bidi="en-US"/>
              </w:rPr>
              <w:t>HK$5,000</w:t>
            </w:r>
          </w:p>
          <w:p w14:paraId="365F063C" w14:textId="1175A870" w:rsidR="007F76F1" w:rsidRPr="00AA1D05" w:rsidRDefault="33F6325B" w:rsidP="586FF6A1">
            <w:pPr>
              <w:spacing w:line="276" w:lineRule="auto"/>
              <w:rPr>
                <w:rFonts w:ascii="Times New Roman" w:hAnsi="Times New Roman" w:cs="Times New Roman"/>
                <w:color w:val="222222"/>
                <w:sz w:val="19"/>
                <w:szCs w:val="19"/>
                <w:lang w:val="zh-HK" w:eastAsia="zh-HK" w:bidi="en-US"/>
              </w:rPr>
            </w:pPr>
            <w:ins w:id="644" w:author="Guest User" w:date="2026-06-17T07:26:00Z" w16du:dateUtc="2026-06-17T07:26:57Z">
              <w:r w:rsidRPr="33F6325B">
                <w:rPr>
                  <w:rFonts w:ascii="Times New Roman" w:eastAsia="Times New Roman" w:hAnsi="Times New Roman" w:cs="Times New Roman"/>
                  <w:sz w:val="19"/>
                  <w:szCs w:val="19"/>
                  <w:lang w:eastAsia="zh-HK"/>
                  <w:rPrChange w:id="645" w:author="Guest User" w:date="2026-06-22T16:13:00Z" w16du:dateUtc="2026-06-22T16:13:56Z">
                    <w:rPr>
                      <w:rFonts w:ascii="Times New Roman" w:eastAsia="Times New Roman" w:hAnsi="Times New Roman" w:cs="Times New Roman"/>
                      <w:b/>
                      <w:bCs/>
                      <w:sz w:val="19"/>
                      <w:szCs w:val="19"/>
                      <w:lang w:eastAsia="zh-HK"/>
                    </w:rPr>
                  </w:rPrChange>
                </w:rPr>
                <w:t>Total Amount:</w:t>
              </w:r>
              <w:r w:rsidRPr="33F6325B">
                <w:rPr>
                  <w:rFonts w:ascii="Times New Roman" w:eastAsia="Times New Roman" w:hAnsi="Times New Roman" w:cs="Times New Roman"/>
                  <w:b/>
                  <w:bCs/>
                  <w:sz w:val="19"/>
                  <w:szCs w:val="19"/>
                  <w:lang w:eastAsia="zh-HK"/>
                </w:rPr>
                <w:t xml:space="preserve"> </w:t>
              </w:r>
            </w:ins>
            <w:ins w:id="646" w:author="Guest User" w:date="2026-06-17T07:27:00Z" w16du:dateUtc="2026-06-17T07:27:08Z">
              <w:r w:rsidRPr="33F6325B">
                <w:rPr>
                  <w:rFonts w:ascii="Times New Roman" w:hAnsi="Times New Roman" w:cs="Times New Roman"/>
                  <w:color w:val="222222"/>
                  <w:sz w:val="19"/>
                  <w:szCs w:val="19"/>
                  <w:lang w:val="zh-HK" w:eastAsia="zh-HK" w:bidi="en-US"/>
                </w:rPr>
                <w:t>HK$5,000</w:t>
              </w:r>
            </w:ins>
          </w:p>
        </w:tc>
      </w:tr>
      <w:tr w:rsidR="007F76F1" w:rsidRPr="00AA1D05" w14:paraId="0D7C4E05" w14:textId="77777777" w:rsidTr="33F6325B">
        <w:trPr>
          <w:jc w:val="center"/>
        </w:trPr>
        <w:tc>
          <w:tcPr>
            <w:tcW w:w="4608" w:type="dxa"/>
            <w:tcMar>
              <w:top w:w="80" w:type="dxa"/>
              <w:left w:w="100" w:type="dxa"/>
              <w:bottom w:w="80" w:type="dxa"/>
              <w:right w:w="100" w:type="dxa"/>
            </w:tcMar>
            <w:vAlign w:val="center"/>
          </w:tcPr>
          <w:p w14:paraId="010DFB24"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9"/>
                <w:lang w:val="zh-HK" w:eastAsia="zh-HK" w:bidi="en-US"/>
              </w:rPr>
              <w:t>優異獎（</w:t>
            </w:r>
            <w:r w:rsidRPr="00AA1D05">
              <w:rPr>
                <w:rFonts w:ascii="Times New Roman" w:hAnsi="Times New Roman" w:cs="Times New Roman"/>
                <w:color w:val="222222"/>
                <w:sz w:val="19"/>
                <w:lang w:val="zh-HK" w:eastAsia="zh-HK" w:bidi="en-US"/>
              </w:rPr>
              <w:t xml:space="preserve">5 </w:t>
            </w:r>
            <w:r w:rsidRPr="00AA1D05">
              <w:rPr>
                <w:rFonts w:ascii="SimSun" w:eastAsia="SimSun" w:hAnsi="SimSun" w:cs="SimSun" w:hint="eastAsia"/>
                <w:color w:val="222222"/>
                <w:sz w:val="19"/>
                <w:lang w:val="zh-HK" w:eastAsia="zh-HK" w:bidi="en-US"/>
              </w:rPr>
              <w:t>名／隊）</w:t>
            </w:r>
            <w:r w:rsidRPr="00AA1D05">
              <w:rPr>
                <w:rFonts w:ascii="Times New Roman" w:hAnsi="Times New Roman" w:cs="Times New Roman"/>
                <w:color w:val="222222"/>
                <w:sz w:val="19"/>
                <w:lang w:val="zh-HK" w:eastAsia="zh-HK" w:bidi="en-US"/>
              </w:rPr>
              <w:t xml:space="preserve"> / Outstanding Awards (5 awards)</w:t>
            </w:r>
          </w:p>
        </w:tc>
        <w:tc>
          <w:tcPr>
            <w:tcW w:w="5328" w:type="dxa"/>
            <w:tcMar>
              <w:top w:w="80" w:type="dxa"/>
              <w:left w:w="100" w:type="dxa"/>
              <w:bottom w:w="80" w:type="dxa"/>
              <w:right w:w="100" w:type="dxa"/>
            </w:tcMar>
            <w:vAlign w:val="center"/>
          </w:tcPr>
          <w:p w14:paraId="10685472"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9"/>
                <w:lang w:val="zh-HK" w:eastAsia="zh-HK" w:bidi="en-US"/>
              </w:rPr>
              <w:t>每名／隊</w:t>
            </w:r>
            <w:r w:rsidRPr="00AA1D05">
              <w:rPr>
                <w:rFonts w:ascii="Times New Roman" w:hAnsi="Times New Roman" w:cs="Times New Roman"/>
                <w:color w:val="222222"/>
                <w:sz w:val="19"/>
                <w:lang w:val="zh-HK" w:eastAsia="zh-HK" w:bidi="en-US"/>
              </w:rPr>
              <w:t xml:space="preserve"> HK$2,000</w:t>
            </w:r>
            <w:r w:rsidRPr="00AA1D05">
              <w:rPr>
                <w:rFonts w:ascii="Times New Roman" w:hAnsi="Times New Roman" w:cs="Times New Roman"/>
                <w:color w:val="222222"/>
                <w:sz w:val="19"/>
                <w:lang w:val="zh-HK" w:eastAsia="zh-HK" w:bidi="en-US"/>
              </w:rPr>
              <w:br/>
              <w:t>HK$2,000 per award</w:t>
            </w:r>
          </w:p>
        </w:tc>
      </w:tr>
      <w:tr w:rsidR="007F76F1" w:rsidRPr="00AA1D05" w14:paraId="164A0D5A" w14:textId="77777777" w:rsidTr="33F6325B">
        <w:trPr>
          <w:jc w:val="center"/>
        </w:trPr>
        <w:tc>
          <w:tcPr>
            <w:tcW w:w="4608" w:type="dxa"/>
            <w:tcMar>
              <w:top w:w="80" w:type="dxa"/>
              <w:left w:w="100" w:type="dxa"/>
              <w:bottom w:w="80" w:type="dxa"/>
              <w:right w:w="100" w:type="dxa"/>
            </w:tcMar>
            <w:vAlign w:val="center"/>
          </w:tcPr>
          <w:p w14:paraId="74C9C20F"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9"/>
                <w:lang w:val="zh-HK" w:eastAsia="zh-HK" w:bidi="en-US"/>
              </w:rPr>
              <w:t>特別嘉許獎（可選）</w:t>
            </w:r>
            <w:r w:rsidRPr="00AA1D05">
              <w:rPr>
                <w:rFonts w:ascii="Times New Roman" w:hAnsi="Times New Roman" w:cs="Times New Roman"/>
                <w:color w:val="222222"/>
                <w:sz w:val="19"/>
                <w:lang w:val="zh-HK" w:eastAsia="zh-HK" w:bidi="en-US"/>
              </w:rPr>
              <w:t xml:space="preserve"> / Special Commendation (optional)</w:t>
            </w:r>
          </w:p>
        </w:tc>
        <w:tc>
          <w:tcPr>
            <w:tcW w:w="5328" w:type="dxa"/>
            <w:tcMar>
              <w:top w:w="80" w:type="dxa"/>
              <w:left w:w="100" w:type="dxa"/>
              <w:bottom w:w="80" w:type="dxa"/>
              <w:right w:w="100" w:type="dxa"/>
            </w:tcMar>
            <w:vAlign w:val="center"/>
          </w:tcPr>
          <w:p w14:paraId="7B26B065"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9"/>
                <w:lang w:val="zh-HK" w:eastAsia="zh-HK" w:bidi="en-US"/>
              </w:rPr>
              <w:t>如最佳創意、最佳展示、最佳學術嚴謹度等，可頒發證書。</w:t>
            </w:r>
            <w:r w:rsidRPr="00AA1D05">
              <w:rPr>
                <w:rFonts w:ascii="Times New Roman" w:hAnsi="Times New Roman" w:cs="Times New Roman"/>
                <w:color w:val="222222"/>
                <w:sz w:val="19"/>
                <w:lang w:val="zh-HK" w:eastAsia="zh-HK" w:bidi="en-US"/>
              </w:rPr>
              <w:br/>
              <w:t>Certificates may be awarded for categories such as Best Creativity, Best Presentation or Best Scholarly Rigor.</w:t>
            </w:r>
          </w:p>
        </w:tc>
      </w:tr>
    </w:tbl>
    <w:p w14:paraId="31EEF682" w14:textId="77777777" w:rsidR="007F76F1" w:rsidRPr="00AA1D05" w:rsidRDefault="00245A90">
      <w:pPr>
        <w:spacing w:after="40" w:line="300" w:lineRule="auto"/>
        <w:rPr>
          <w:rFonts w:ascii="Times New Roman" w:hAnsi="Times New Roman" w:cs="Times New Roman"/>
          <w:lang w:eastAsia="zh-TW"/>
        </w:rPr>
      </w:pPr>
      <w:r w:rsidRPr="00AA1D05">
        <w:rPr>
          <w:rFonts w:ascii="SimSun" w:eastAsia="SimSun" w:hAnsi="SimSun" w:cs="SimSun" w:hint="eastAsia"/>
          <w:color w:val="222222"/>
          <w:lang w:val="zh-HK" w:eastAsia="zh-HK" w:bidi="en-US"/>
        </w:rPr>
        <w:t>所有得獎及入圍作品可獲證書；主辦單位可邀請得獎者於頒獎典禮、網站、社交媒體、展覽或教學活動中展示其成果。</w:t>
      </w:r>
    </w:p>
    <w:p w14:paraId="3773B7A3" w14:textId="77777777" w:rsidR="007F76F1" w:rsidRPr="00AA1D05" w:rsidRDefault="586FF6A1">
      <w:pPr>
        <w:spacing w:after="120" w:line="288" w:lineRule="auto"/>
        <w:rPr>
          <w:ins w:id="647" w:author="Guest User" w:date="2026-06-17T16:37:00Z" w16du:dateUtc="2026-06-17T16:37:46Z"/>
        </w:rPr>
      </w:pPr>
      <w:r w:rsidRPr="586FF6A1">
        <w:rPr>
          <w:rFonts w:ascii="Times New Roman" w:hAnsi="Times New Roman" w:cs="Times New Roman"/>
          <w:i/>
          <w:iCs/>
          <w:color w:val="555555"/>
          <w:sz w:val="19"/>
          <w:szCs w:val="19"/>
          <w:lang w:val="zh-HK" w:eastAsia="zh-HK" w:bidi="en-US"/>
        </w:rPr>
        <w:lastRenderedPageBreak/>
        <w:t>Certificates may be awarded to prize winners and shortlisted entries. Awardees may also be invited to showcase their work at the award ceremony, on the competition website, on social media, in exhibitions or in related teaching activities.</w:t>
      </w:r>
    </w:p>
    <w:p w14:paraId="6DF5E7B0" w14:textId="5ECA1DB1" w:rsidR="586FF6A1" w:rsidRDefault="33F6325B">
      <w:pPr>
        <w:spacing w:after="40" w:line="300" w:lineRule="auto"/>
        <w:rPr>
          <w:ins w:id="648" w:author="Guest User" w:date="2026-06-17T16:41:00Z" w16du:dateUtc="2026-06-17T16:41:53Z"/>
          <w:rFonts w:ascii="SimSun" w:eastAsia="SimSun" w:hAnsi="SimSun" w:cs="SimSun"/>
          <w:color w:val="262626" w:themeColor="text1" w:themeTint="D9"/>
          <w:szCs w:val="21"/>
          <w:lang w:eastAsia="zh-HK"/>
          <w:rPrChange w:id="649" w:author="Guest User" w:date="2026-06-22T16:39:00Z">
            <w:rPr>
              <w:ins w:id="650" w:author="Guest User" w:date="2026-06-17T16:41:00Z" w16du:dateUtc="2026-06-17T16:41:53Z"/>
              <w:rFonts w:ascii="SimSun" w:eastAsia="SimSun" w:hAnsi="SimSun" w:cs="SimSun"/>
              <w:sz w:val="19"/>
              <w:szCs w:val="19"/>
              <w:lang w:eastAsia="zh-HK"/>
            </w:rPr>
          </w:rPrChange>
        </w:rPr>
        <w:pPrChange w:id="651" w:author="Guest User" w:date="2026-06-22T16:39:00Z">
          <w:pPr>
            <w:spacing w:after="120" w:line="288" w:lineRule="auto"/>
          </w:pPr>
        </w:pPrChange>
      </w:pPr>
      <w:ins w:id="652" w:author="Guest User" w:date="2026-06-17T16:38:00Z" w16du:dateUtc="2026-06-17T16:38:16Z">
        <w:r w:rsidRPr="33F6325B">
          <w:rPr>
            <w:rFonts w:ascii="SimSun" w:eastAsia="SimSun" w:hAnsi="SimSun" w:cs="SimSun" w:hint="eastAsia"/>
            <w:color w:val="262626" w:themeColor="text1" w:themeTint="D9"/>
            <w:szCs w:val="21"/>
            <w:lang w:eastAsia="zh-HK"/>
            <w:rPrChange w:id="653" w:author="Guest User" w:date="2026-06-22T16:39:00Z" w16du:dateUtc="2026-06-22T16:39:03Z">
              <w:rPr>
                <w:rFonts w:ascii="Times New Roman" w:eastAsia="Times New Roman" w:hAnsi="Times New Roman" w:cs="Times New Roman" w:hint="eastAsia"/>
                <w:sz w:val="19"/>
                <w:szCs w:val="19"/>
                <w:lang w:eastAsia="zh-HK"/>
              </w:rPr>
            </w:rPrChange>
          </w:rPr>
          <w:t>參賽團隊內部若因獎金分配、貢獻度</w:t>
        </w:r>
      </w:ins>
      <w:ins w:id="654" w:author="Guest User" w:date="2026-06-17T16:43:00Z" w16du:dateUtc="2026-06-17T16:43:56Z">
        <w:r w:rsidRPr="33F6325B">
          <w:rPr>
            <w:rFonts w:ascii="SimSun" w:eastAsia="SimSun" w:hAnsi="SimSun" w:cs="SimSun"/>
            <w:color w:val="262626" w:themeColor="text1" w:themeTint="D9"/>
            <w:szCs w:val="21"/>
            <w:lang w:eastAsia="zh-HK"/>
            <w:rPrChange w:id="655" w:author="Guest User" w:date="2026-06-22T16:39:00Z" w16du:dateUtc="2026-06-22T16:39:03Z">
              <w:rPr>
                <w:rFonts w:ascii="SimSun" w:eastAsia="SimSun" w:hAnsi="SimSun" w:cs="SimSun"/>
                <w:szCs w:val="21"/>
                <w:lang w:eastAsia="zh-HK"/>
              </w:rPr>
            </w:rPrChange>
          </w:rPr>
          <w:t>、作者署名或</w:t>
        </w:r>
      </w:ins>
      <w:ins w:id="656" w:author="Guest User" w:date="2026-06-17T16:38:00Z" w16du:dateUtc="2026-06-17T16:38:16Z">
        <w:r w:rsidRPr="33F6325B">
          <w:rPr>
            <w:rFonts w:ascii="SimSun" w:eastAsia="SimSun" w:hAnsi="SimSun" w:cs="SimSun" w:hint="eastAsia"/>
            <w:color w:val="262626" w:themeColor="text1" w:themeTint="D9"/>
            <w:szCs w:val="21"/>
            <w:lang w:eastAsia="zh-HK"/>
            <w:rPrChange w:id="657" w:author="Guest User" w:date="2026-06-17T16:42:00Z" w16du:dateUtc="2026-06-17T16:42:12Z">
              <w:rPr>
                <w:rFonts w:ascii="Times New Roman" w:eastAsia="Times New Roman" w:hAnsi="Times New Roman" w:cs="Times New Roman" w:hint="eastAsia"/>
                <w:sz w:val="19"/>
                <w:szCs w:val="19"/>
                <w:lang w:eastAsia="zh-HK"/>
              </w:rPr>
            </w:rPrChange>
          </w:rPr>
          <w:t>其他非可歸責於主辦單位之</w:t>
        </w:r>
      </w:ins>
      <w:ins w:id="658" w:author="Guest User" w:date="2026-06-17T16:45:00Z" w16du:dateUtc="2026-06-17T16:45:14Z">
        <w:r w:rsidRPr="33F6325B">
          <w:rPr>
            <w:rFonts w:ascii="SimSun" w:eastAsia="SimSun" w:hAnsi="SimSun" w:cs="SimSun"/>
            <w:color w:val="262626" w:themeColor="text1" w:themeTint="D9"/>
            <w:szCs w:val="21"/>
            <w:lang w:eastAsia="zh-HK"/>
            <w:rPrChange w:id="659" w:author="Guest User" w:date="2026-06-22T16:39:00Z" w16du:dateUtc="2026-06-22T16:39:03Z">
              <w:rPr>
                <w:rFonts w:ascii="SimSun" w:eastAsia="SimSun" w:hAnsi="SimSun" w:cs="SimSun"/>
                <w:szCs w:val="21"/>
                <w:lang w:eastAsia="zh-HK"/>
              </w:rPr>
            </w:rPrChange>
          </w:rPr>
          <w:t>事項</w:t>
        </w:r>
      </w:ins>
      <w:ins w:id="660" w:author="Guest User" w:date="2026-06-17T16:38:00Z" w16du:dateUtc="2026-06-17T16:38:16Z">
        <w:r w:rsidRPr="33F6325B">
          <w:rPr>
            <w:rFonts w:ascii="SimSun" w:eastAsia="SimSun" w:hAnsi="SimSun" w:cs="SimSun" w:hint="eastAsia"/>
            <w:color w:val="262626" w:themeColor="text1" w:themeTint="D9"/>
            <w:szCs w:val="21"/>
            <w:lang w:eastAsia="zh-HK"/>
            <w:rPrChange w:id="661" w:author="Guest User" w:date="2026-06-17T16:42:00Z" w16du:dateUtc="2026-06-17T16:42:12Z">
              <w:rPr>
                <w:rFonts w:ascii="Times New Roman" w:eastAsia="Times New Roman" w:hAnsi="Times New Roman" w:cs="Times New Roman" w:hint="eastAsia"/>
                <w:sz w:val="19"/>
                <w:szCs w:val="19"/>
                <w:lang w:eastAsia="zh-HK"/>
              </w:rPr>
            </w:rPrChange>
          </w:rPr>
          <w:t>產生糾紛，應由團隊成員自行協商解決。主辦單位</w:t>
        </w:r>
        <w:r w:rsidRPr="33F6325B">
          <w:rPr>
            <w:rFonts w:ascii="SimSun" w:eastAsia="SimSun" w:hAnsi="SimSun" w:cs="SimSun" w:hint="eastAsia"/>
            <w:color w:val="262626" w:themeColor="text1" w:themeTint="D9"/>
            <w:szCs w:val="21"/>
            <w:lang w:eastAsia="zh-HK"/>
            <w:rPrChange w:id="662" w:author="Guest User" w:date="2026-06-17T16:42:00Z" w16du:dateUtc="2026-06-17T16:42:08Z">
              <w:rPr>
                <w:rFonts w:ascii="Times New Roman" w:eastAsia="Times New Roman" w:hAnsi="Times New Roman" w:cs="Times New Roman" w:hint="eastAsia"/>
                <w:sz w:val="19"/>
                <w:szCs w:val="19"/>
                <w:lang w:eastAsia="zh-HK"/>
              </w:rPr>
            </w:rPrChange>
          </w:rPr>
          <w:t>不承擔任何調解、仲裁或法律責任。</w:t>
        </w:r>
      </w:ins>
      <w:commentRangeStart w:id="663"/>
      <w:commentRangeEnd w:id="663"/>
      <w:r w:rsidR="586FF6A1">
        <w:rPr>
          <w:rStyle w:val="CommentReference"/>
          <w:rFonts w:ascii="SimSun" w:eastAsia="SimSun" w:hAnsi="SimSun" w:cs="SimSun"/>
          <w:color w:val="262626" w:themeColor="text1" w:themeTint="D9"/>
          <w:sz w:val="21"/>
          <w:szCs w:val="21"/>
          <w:lang w:eastAsia="zh-HK"/>
          <w:rPrChange w:id="664" w:author="Guest User" w:date="2026-06-22T16:39:00Z">
            <w:rPr>
              <w:rStyle w:val="CommentReference"/>
              <w:rFonts w:ascii="SimSun" w:eastAsia="SimSun" w:hAnsi="SimSun" w:cs="SimSun"/>
              <w:sz w:val="19"/>
              <w:szCs w:val="19"/>
              <w:lang w:eastAsia="zh-HK"/>
            </w:rPr>
          </w:rPrChange>
        </w:rPr>
        <w:commentReference w:id="663"/>
      </w:r>
    </w:p>
    <w:p w14:paraId="5A1BB7E9" w14:textId="4843462E" w:rsidR="586FF6A1" w:rsidRDefault="774E18FE">
      <w:pPr>
        <w:spacing w:after="120" w:line="288" w:lineRule="auto"/>
        <w:rPr>
          <w:rFonts w:ascii="Times New Roman" w:eastAsia="Times New Roman" w:hAnsi="Times New Roman" w:cs="Times New Roman"/>
          <w:i/>
          <w:iCs/>
          <w:color w:val="000000" w:themeColor="text1"/>
          <w:sz w:val="19"/>
          <w:szCs w:val="19"/>
          <w:lang w:eastAsia="zh-HK"/>
        </w:rPr>
        <w:pPrChange w:id="665" w:author="Guest User" w:date="2026-06-22T16:38:00Z">
          <w:pPr/>
        </w:pPrChange>
      </w:pPr>
      <w:ins w:id="666" w:author="Guest User" w:date="2026-06-17T16:41:00Z" w16du:dateUtc="2026-06-17T16:41:54Z">
        <w:r w:rsidRPr="774E18FE">
          <w:rPr>
            <w:rFonts w:ascii="Times New Roman" w:eastAsia="Times New Roman" w:hAnsi="Times New Roman" w:cs="Times New Roman"/>
            <w:i/>
            <w:iCs/>
            <w:color w:val="000000" w:themeColor="text1"/>
            <w:sz w:val="19"/>
            <w:szCs w:val="19"/>
            <w:lang w:eastAsia="zh-HK"/>
            <w:rPrChange w:id="667" w:author="Guest User" w:date="2026-06-22T16:37:00Z" w16du:dateUtc="2026-06-22T16:37:45Z">
              <w:rPr>
                <w:rFonts w:ascii="Times New Roman" w:eastAsia="Times New Roman" w:hAnsi="Times New Roman" w:cs="Times New Roman"/>
                <w:sz w:val="19"/>
                <w:szCs w:val="19"/>
                <w:lang w:eastAsia="zh-HK"/>
              </w:rPr>
            </w:rPrChange>
          </w:rPr>
          <w:t>Any internal disputes among members of a participating team, including disputes concerning the distribution of prize money, recognition of contributions, authorship, or any other matters not caused by or attributable to the Organising Committee, shall be resolved internally by the team members. The Organising Committee shall have no obligation or liability to mediate, arbitrate, or otherwise resolve such disputes.</w:t>
        </w:r>
      </w:ins>
    </w:p>
    <w:p w14:paraId="6D58BCF5" w14:textId="1738B6E7" w:rsidR="007F76F1" w:rsidRPr="00AA1D05" w:rsidRDefault="00245A90">
      <w:pPr>
        <w:spacing w:before="240" w:after="80" w:line="264" w:lineRule="auto"/>
        <w:rPr>
          <w:rFonts w:ascii="Times New Roman" w:hAnsi="Times New Roman" w:cs="Times New Roman"/>
        </w:rPr>
      </w:pPr>
      <w:del w:id="668" w:author="Guest User" w:date="2026-06-22T17:00:00Z" w16du:dateUtc="2026-06-22T17:00:29Z">
        <w:r w:rsidRPr="33F6325B" w:rsidDel="33F6325B">
          <w:rPr>
            <w:rFonts w:ascii="SimSun" w:eastAsia="SimSun" w:hAnsi="SimSun" w:cs="SimSun"/>
            <w:b/>
            <w:bCs/>
            <w:color w:val="8A1C1C"/>
            <w:sz w:val="28"/>
            <w:szCs w:val="28"/>
            <w:lang w:val="zh-HK" w:eastAsia="zh-HK" w:bidi="en-US"/>
          </w:rPr>
          <w:delText>十</w:delText>
        </w:r>
      </w:del>
      <w:ins w:id="669" w:author="Guest User" w:date="2026-06-22T17:00:00Z" w16du:dateUtc="2026-06-22T17:00:31Z">
        <w:r w:rsidR="33F6325B" w:rsidRPr="33F6325B">
          <w:rPr>
            <w:rFonts w:ascii="SimSun" w:eastAsia="SimSun" w:hAnsi="SimSun" w:cs="SimSun"/>
            <w:b/>
            <w:bCs/>
            <w:color w:val="8A1C1C"/>
            <w:sz w:val="28"/>
            <w:szCs w:val="28"/>
            <w:lang w:val="zh-HK" w:eastAsia="zh-HK" w:bidi="en-US"/>
          </w:rPr>
          <w:t>九</w:t>
        </w:r>
      </w:ins>
      <w:r w:rsidR="33F6325B" w:rsidRPr="33F6325B">
        <w:rPr>
          <w:rFonts w:ascii="SimSun" w:eastAsia="SimSun" w:hAnsi="SimSun" w:cs="SimSun"/>
          <w:b/>
          <w:bCs/>
          <w:color w:val="8A1C1C"/>
          <w:sz w:val="28"/>
          <w:szCs w:val="28"/>
          <w:lang w:val="zh-HK" w:eastAsia="zh-HK" w:bidi="en-US"/>
        </w:rPr>
        <w:t>、擬定時間表</w:t>
      </w:r>
      <w:r w:rsidR="33F6325B" w:rsidRPr="33F6325B">
        <w:rPr>
          <w:rFonts w:ascii="Times New Roman" w:hAnsi="Times New Roman" w:cs="Times New Roman"/>
          <w:b/>
          <w:bCs/>
          <w:color w:val="8A1C1C"/>
          <w:sz w:val="28"/>
          <w:szCs w:val="28"/>
          <w:lang w:val="zh-HK" w:eastAsia="zh-HK" w:bidi="en-US"/>
        </w:rPr>
        <w:t xml:space="preserve"> / </w:t>
      </w:r>
      <w:del w:id="670" w:author="Guest User" w:date="2026-06-22T17:00:00Z" w16du:dateUtc="2026-06-22T17:00:33Z">
        <w:r w:rsidRPr="33F6325B" w:rsidDel="33F6325B">
          <w:rPr>
            <w:rFonts w:ascii="Times New Roman" w:hAnsi="Times New Roman" w:cs="Times New Roman"/>
            <w:b/>
            <w:bCs/>
            <w:color w:val="8A1C1C"/>
            <w:sz w:val="28"/>
            <w:szCs w:val="28"/>
            <w:lang w:val="zh-HK" w:eastAsia="zh-HK" w:bidi="en-US"/>
          </w:rPr>
          <w:delText>10</w:delText>
        </w:r>
      </w:del>
      <w:ins w:id="671" w:author="Guest User" w:date="2026-06-22T17:00:00Z" w16du:dateUtc="2026-06-22T17:00:37Z">
        <w:r w:rsidR="33F6325B" w:rsidRPr="33F6325B">
          <w:rPr>
            <w:rFonts w:ascii="Times New Roman" w:hAnsi="Times New Roman" w:cs="Times New Roman"/>
            <w:b/>
            <w:bCs/>
            <w:color w:val="8A1C1C"/>
            <w:sz w:val="28"/>
            <w:szCs w:val="28"/>
            <w:lang w:val="zh-HK" w:eastAsia="zh-HK" w:bidi="en-US"/>
          </w:rPr>
          <w:t>9</w:t>
        </w:r>
      </w:ins>
      <w:r w:rsidR="33F6325B" w:rsidRPr="33F6325B">
        <w:rPr>
          <w:rFonts w:ascii="Times New Roman" w:hAnsi="Times New Roman" w:cs="Times New Roman"/>
          <w:b/>
          <w:bCs/>
          <w:color w:val="8A1C1C"/>
          <w:sz w:val="28"/>
          <w:szCs w:val="28"/>
          <w:lang w:val="zh-HK" w:eastAsia="zh-HK" w:bidi="en-US"/>
        </w:rPr>
        <w:t>. Indicative Timeline</w:t>
      </w:r>
    </w:p>
    <w:tbl>
      <w:tblPr>
        <w:tblStyle w:val="TableGrid"/>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Look w:val="04A0" w:firstRow="1" w:lastRow="0" w:firstColumn="1" w:lastColumn="0" w:noHBand="0" w:noVBand="1"/>
      </w:tblPr>
      <w:tblGrid>
        <w:gridCol w:w="2880"/>
        <w:gridCol w:w="7056"/>
      </w:tblGrid>
      <w:tr w:rsidR="007F76F1" w:rsidRPr="00AA1D05" w14:paraId="09CE67D5" w14:textId="77777777" w:rsidTr="33F6325B">
        <w:trPr>
          <w:tblHeader/>
          <w:jc w:val="center"/>
        </w:trPr>
        <w:tc>
          <w:tcPr>
            <w:tcW w:w="2880" w:type="dxa"/>
            <w:shd w:val="clear" w:color="auto" w:fill="8A1C1C"/>
            <w:tcMar>
              <w:top w:w="80" w:type="dxa"/>
              <w:left w:w="100" w:type="dxa"/>
              <w:bottom w:w="80" w:type="dxa"/>
              <w:right w:w="100" w:type="dxa"/>
            </w:tcMar>
            <w:vAlign w:val="center"/>
          </w:tcPr>
          <w:p w14:paraId="0055ED8E"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時間</w:t>
            </w:r>
            <w:r w:rsidRPr="00AA1D05">
              <w:rPr>
                <w:rFonts w:ascii="Times New Roman" w:hAnsi="Times New Roman" w:cs="Times New Roman"/>
                <w:b/>
                <w:color w:val="FFFFFF"/>
                <w:sz w:val="19"/>
                <w:lang w:val="zh-HK" w:eastAsia="zh-HK" w:bidi="en-US"/>
              </w:rPr>
              <w:t xml:space="preserve"> / Time</w:t>
            </w:r>
          </w:p>
        </w:tc>
        <w:tc>
          <w:tcPr>
            <w:tcW w:w="7056" w:type="dxa"/>
            <w:shd w:val="clear" w:color="auto" w:fill="8A1C1C"/>
            <w:tcMar>
              <w:top w:w="80" w:type="dxa"/>
              <w:left w:w="100" w:type="dxa"/>
              <w:bottom w:w="80" w:type="dxa"/>
              <w:right w:w="100" w:type="dxa"/>
            </w:tcMar>
            <w:vAlign w:val="center"/>
          </w:tcPr>
          <w:p w14:paraId="7B871F73" w14:textId="77777777" w:rsidR="007F76F1" w:rsidRPr="00AA1D05" w:rsidRDefault="00245A90">
            <w:pPr>
              <w:spacing w:line="276" w:lineRule="auto"/>
              <w:jc w:val="center"/>
              <w:rPr>
                <w:rFonts w:ascii="Times New Roman" w:hAnsi="Times New Roman" w:cs="Times New Roman"/>
              </w:rPr>
            </w:pPr>
            <w:r w:rsidRPr="00AA1D05">
              <w:rPr>
                <w:rFonts w:ascii="SimSun" w:eastAsia="SimSun" w:hAnsi="SimSun" w:cs="SimSun" w:hint="eastAsia"/>
                <w:b/>
                <w:color w:val="FFFFFF"/>
                <w:sz w:val="19"/>
                <w:lang w:val="zh-HK" w:eastAsia="zh-HK" w:bidi="en-US"/>
              </w:rPr>
              <w:t>內容</w:t>
            </w:r>
            <w:r w:rsidRPr="00AA1D05">
              <w:rPr>
                <w:rFonts w:ascii="Times New Roman" w:hAnsi="Times New Roman" w:cs="Times New Roman"/>
                <w:b/>
                <w:color w:val="FFFFFF"/>
                <w:sz w:val="19"/>
                <w:lang w:val="zh-HK" w:eastAsia="zh-HK" w:bidi="en-US"/>
              </w:rPr>
              <w:t xml:space="preserve"> / Activity</w:t>
            </w:r>
          </w:p>
        </w:tc>
      </w:tr>
      <w:tr w:rsidR="007F76F1" w:rsidRPr="00AA1D05" w14:paraId="00FD6ADC" w14:textId="77777777" w:rsidTr="33F6325B">
        <w:trPr>
          <w:jc w:val="center"/>
        </w:trPr>
        <w:tc>
          <w:tcPr>
            <w:tcW w:w="2880" w:type="dxa"/>
            <w:tcMar>
              <w:top w:w="80" w:type="dxa"/>
              <w:left w:w="100" w:type="dxa"/>
              <w:bottom w:w="80" w:type="dxa"/>
              <w:right w:w="100" w:type="dxa"/>
            </w:tcMar>
            <w:vAlign w:val="center"/>
          </w:tcPr>
          <w:p w14:paraId="4E720B34" w14:textId="34C86969" w:rsidR="007F76F1" w:rsidRPr="00AA1D05" w:rsidRDefault="40D82C9D">
            <w:pPr>
              <w:spacing w:line="276" w:lineRule="auto"/>
              <w:rPr>
                <w:rFonts w:ascii="Times New Roman" w:hAnsi="Times New Roman" w:cs="Times New Roman"/>
              </w:rPr>
            </w:pPr>
            <w:r w:rsidRPr="40D82C9D">
              <w:rPr>
                <w:rFonts w:ascii="Times New Roman" w:hAnsi="Times New Roman" w:cs="Times New Roman"/>
                <w:color w:val="222222"/>
                <w:sz w:val="18"/>
                <w:szCs w:val="18"/>
                <w:lang w:val="zh-HK" w:eastAsia="zh-HK" w:bidi="en-US"/>
              </w:rPr>
              <w:t xml:space="preserve">2026 </w:t>
            </w:r>
            <w:r w:rsidRPr="40D82C9D">
              <w:rPr>
                <w:rFonts w:ascii="SimSun" w:eastAsia="SimSun" w:hAnsi="SimSun" w:cs="SimSun"/>
                <w:color w:val="222222"/>
                <w:sz w:val="18"/>
                <w:szCs w:val="18"/>
                <w:lang w:val="zh-HK" w:eastAsia="zh-HK" w:bidi="en-US"/>
              </w:rPr>
              <w:t>年</w:t>
            </w:r>
            <w:r w:rsidRPr="40D82C9D">
              <w:rPr>
                <w:rFonts w:ascii="Times New Roman" w:hAnsi="Times New Roman" w:cs="Times New Roman"/>
                <w:color w:val="222222"/>
                <w:sz w:val="18"/>
                <w:szCs w:val="18"/>
                <w:lang w:val="zh-HK" w:eastAsia="zh-HK" w:bidi="en-US"/>
              </w:rPr>
              <w:t xml:space="preserve"> </w:t>
            </w:r>
            <w:del w:id="672" w:author="Guest User" w:date="2026-06-17T01:51:00Z" w16du:dateUtc="2026-06-17T01:51:31Z">
              <w:r w:rsidR="00245A90" w:rsidRPr="40D82C9D" w:rsidDel="40D82C9D">
                <w:rPr>
                  <w:rFonts w:ascii="Times New Roman" w:hAnsi="Times New Roman" w:cs="Times New Roman"/>
                  <w:color w:val="222222"/>
                  <w:sz w:val="18"/>
                  <w:szCs w:val="18"/>
                  <w:lang w:val="zh-HK" w:eastAsia="zh-HK" w:bidi="en-US"/>
                </w:rPr>
                <w:delText>3</w:delText>
              </w:r>
            </w:del>
            <w:ins w:id="673" w:author="Guest User" w:date="2026-06-17T01:51:00Z" w16du:dateUtc="2026-06-17T01:51:33Z">
              <w:r w:rsidRPr="40D82C9D">
                <w:rPr>
                  <w:rFonts w:ascii="Times New Roman" w:hAnsi="Times New Roman" w:cs="Times New Roman"/>
                  <w:color w:val="222222"/>
                  <w:sz w:val="18"/>
                  <w:szCs w:val="18"/>
                  <w:lang w:val="zh-HK" w:eastAsia="zh-HK" w:bidi="en-US"/>
                </w:rPr>
                <w:t>6</w:t>
              </w:r>
            </w:ins>
            <w:r w:rsidRPr="40D82C9D">
              <w:rPr>
                <w:rFonts w:ascii="Times New Roman" w:hAnsi="Times New Roman" w:cs="Times New Roman"/>
                <w:color w:val="222222"/>
                <w:sz w:val="18"/>
                <w:szCs w:val="18"/>
                <w:lang w:val="zh-HK" w:eastAsia="zh-HK" w:bidi="en-US"/>
              </w:rPr>
              <w:t xml:space="preserve"> </w:t>
            </w:r>
            <w:r w:rsidRPr="40D82C9D">
              <w:rPr>
                <w:rFonts w:ascii="SimSun" w:eastAsia="SimSun" w:hAnsi="SimSun" w:cs="SimSun"/>
                <w:color w:val="222222"/>
                <w:sz w:val="18"/>
                <w:szCs w:val="18"/>
                <w:lang w:val="zh-HK" w:eastAsia="zh-HK" w:bidi="en-US"/>
              </w:rPr>
              <w:t>月</w:t>
            </w:r>
            <w:r w:rsidRPr="40D82C9D">
              <w:rPr>
                <w:rFonts w:ascii="Times New Roman" w:hAnsi="Times New Roman" w:cs="Times New Roman"/>
                <w:color w:val="222222"/>
                <w:sz w:val="18"/>
                <w:szCs w:val="18"/>
                <w:lang w:val="zh-HK" w:eastAsia="zh-HK" w:bidi="en-US"/>
              </w:rPr>
              <w:t xml:space="preserve"> / </w:t>
            </w:r>
            <w:del w:id="674" w:author="Guest User" w:date="2026-06-17T01:51:00Z" w16du:dateUtc="2026-06-17T01:51:38Z">
              <w:r w:rsidR="00245A90" w:rsidRPr="40D82C9D" w:rsidDel="40D82C9D">
                <w:rPr>
                  <w:rFonts w:ascii="Times New Roman" w:hAnsi="Times New Roman" w:cs="Times New Roman"/>
                  <w:color w:val="222222"/>
                  <w:sz w:val="18"/>
                  <w:szCs w:val="18"/>
                  <w:lang w:val="zh-HK" w:eastAsia="zh-HK" w:bidi="en-US"/>
                </w:rPr>
                <w:delText>M</w:delText>
              </w:r>
            </w:del>
            <w:del w:id="675" w:author="Guest User" w:date="2026-06-17T01:51:00Z" w16du:dateUtc="2026-06-17T01:51:46Z">
              <w:r w:rsidR="00245A90" w:rsidRPr="40D82C9D" w:rsidDel="40D82C9D">
                <w:rPr>
                  <w:rFonts w:ascii="Times New Roman" w:hAnsi="Times New Roman" w:cs="Times New Roman"/>
                  <w:color w:val="222222"/>
                  <w:sz w:val="18"/>
                  <w:szCs w:val="18"/>
                  <w:lang w:val="zh-HK" w:eastAsia="zh-HK" w:bidi="en-US"/>
                </w:rPr>
                <w:delText>arch</w:delText>
              </w:r>
            </w:del>
            <w:ins w:id="676" w:author="Guest User" w:date="2026-06-17T01:51:00Z" w16du:dateUtc="2026-06-17T01:51:48Z">
              <w:r w:rsidRPr="40D82C9D">
                <w:rPr>
                  <w:rFonts w:ascii="Times New Roman" w:hAnsi="Times New Roman" w:cs="Times New Roman"/>
                  <w:color w:val="222222"/>
                  <w:sz w:val="18"/>
                  <w:szCs w:val="18"/>
                  <w:lang w:val="zh-HK" w:eastAsia="zh-HK" w:bidi="en-US"/>
                </w:rPr>
                <w:t>June</w:t>
              </w:r>
            </w:ins>
            <w:r w:rsidRPr="40D82C9D">
              <w:rPr>
                <w:rFonts w:ascii="Times New Roman" w:hAnsi="Times New Roman" w:cs="Times New Roman"/>
                <w:color w:val="222222"/>
                <w:sz w:val="18"/>
                <w:szCs w:val="18"/>
                <w:lang w:val="zh-HK" w:eastAsia="zh-HK" w:bidi="en-US"/>
              </w:rPr>
              <w:t xml:space="preserve"> 2026</w:t>
            </w:r>
          </w:p>
        </w:tc>
        <w:tc>
          <w:tcPr>
            <w:tcW w:w="7056" w:type="dxa"/>
            <w:tcMar>
              <w:top w:w="80" w:type="dxa"/>
              <w:left w:w="100" w:type="dxa"/>
              <w:bottom w:w="80" w:type="dxa"/>
              <w:right w:w="100" w:type="dxa"/>
            </w:tcMar>
            <w:vAlign w:val="center"/>
          </w:tcPr>
          <w:p w14:paraId="0824A5E8"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比賽網站上線、公開徵件、開始接受報名。</w:t>
            </w:r>
            <w:r w:rsidRPr="00AA1D05">
              <w:rPr>
                <w:rFonts w:ascii="Times New Roman" w:hAnsi="Times New Roman" w:cs="Times New Roman"/>
                <w:color w:val="222222"/>
                <w:sz w:val="18"/>
                <w:lang w:val="zh-HK" w:eastAsia="zh-HK" w:bidi="en-US"/>
              </w:rPr>
              <w:br/>
              <w:t>Competition webpage launch, call for entries and opening of registration.</w:t>
            </w:r>
          </w:p>
        </w:tc>
      </w:tr>
      <w:tr w:rsidR="007F76F1" w:rsidRPr="00AA1D05" w14:paraId="2136A892" w14:textId="77777777" w:rsidTr="33F6325B">
        <w:trPr>
          <w:jc w:val="center"/>
        </w:trPr>
        <w:tc>
          <w:tcPr>
            <w:tcW w:w="2880" w:type="dxa"/>
            <w:tcMar>
              <w:top w:w="80" w:type="dxa"/>
              <w:left w:w="100" w:type="dxa"/>
              <w:bottom w:w="80" w:type="dxa"/>
              <w:right w:w="100" w:type="dxa"/>
            </w:tcMar>
            <w:vAlign w:val="center"/>
          </w:tcPr>
          <w:p w14:paraId="14F92888" w14:textId="340D4554" w:rsidR="007F76F1" w:rsidRPr="00AA1D05" w:rsidRDefault="40D82C9D">
            <w:pPr>
              <w:spacing w:line="276" w:lineRule="auto"/>
              <w:rPr>
                <w:rFonts w:ascii="Times New Roman" w:hAnsi="Times New Roman" w:cs="Times New Roman"/>
              </w:rPr>
            </w:pPr>
            <w:r w:rsidRPr="40D82C9D">
              <w:rPr>
                <w:rFonts w:ascii="Times New Roman" w:hAnsi="Times New Roman" w:cs="Times New Roman"/>
                <w:color w:val="222222"/>
                <w:sz w:val="18"/>
                <w:szCs w:val="18"/>
                <w:lang w:val="zh-HK" w:eastAsia="zh-HK" w:bidi="en-US"/>
              </w:rPr>
              <w:t xml:space="preserve">2026 </w:t>
            </w:r>
            <w:r w:rsidRPr="40D82C9D">
              <w:rPr>
                <w:rFonts w:ascii="SimSun" w:eastAsia="SimSun" w:hAnsi="SimSun" w:cs="SimSun"/>
                <w:color w:val="222222"/>
                <w:sz w:val="18"/>
                <w:szCs w:val="18"/>
                <w:lang w:val="zh-HK" w:eastAsia="zh-HK" w:bidi="en-US"/>
              </w:rPr>
              <w:t>年</w:t>
            </w:r>
            <w:r w:rsidRPr="40D82C9D">
              <w:rPr>
                <w:rFonts w:ascii="Times New Roman" w:hAnsi="Times New Roman" w:cs="Times New Roman"/>
                <w:color w:val="222222"/>
                <w:sz w:val="18"/>
                <w:szCs w:val="18"/>
                <w:lang w:val="zh-HK" w:eastAsia="zh-HK" w:bidi="en-US"/>
              </w:rPr>
              <w:t xml:space="preserve"> </w:t>
            </w:r>
            <w:ins w:id="677" w:author="Guest User" w:date="2026-06-17T03:58:00Z" w16du:dateUtc="2026-06-17T03:58:18Z">
              <w:r w:rsidRPr="40D82C9D">
                <w:rPr>
                  <w:rFonts w:ascii="Times New Roman" w:hAnsi="Times New Roman" w:cs="Times New Roman"/>
                  <w:color w:val="222222"/>
                  <w:sz w:val="18"/>
                  <w:szCs w:val="18"/>
                  <w:lang w:val="zh-HK" w:eastAsia="zh-HK" w:bidi="en-US"/>
                </w:rPr>
                <w:t>6-9</w:t>
              </w:r>
            </w:ins>
            <w:del w:id="678" w:author="Guest User" w:date="2026-06-17T03:58:00Z" w16du:dateUtc="2026-06-17T03:58:16Z">
              <w:r w:rsidR="00245A90" w:rsidRPr="40D82C9D" w:rsidDel="40D82C9D">
                <w:rPr>
                  <w:rFonts w:ascii="Times New Roman" w:hAnsi="Times New Roman" w:cs="Times New Roman"/>
                  <w:color w:val="222222"/>
                  <w:sz w:val="18"/>
                  <w:szCs w:val="18"/>
                  <w:lang w:val="zh-HK" w:eastAsia="zh-HK" w:bidi="en-US"/>
                </w:rPr>
                <w:delText xml:space="preserve">3–5 </w:delText>
              </w:r>
            </w:del>
            <w:r w:rsidRPr="40D82C9D">
              <w:rPr>
                <w:rFonts w:ascii="SimSun" w:eastAsia="SimSun" w:hAnsi="SimSun" w:cs="SimSun"/>
                <w:color w:val="222222"/>
                <w:sz w:val="18"/>
                <w:szCs w:val="18"/>
                <w:lang w:val="zh-HK" w:eastAsia="zh-HK" w:bidi="en-US"/>
              </w:rPr>
              <w:t>月</w:t>
            </w:r>
            <w:r w:rsidRPr="40D82C9D">
              <w:rPr>
                <w:rFonts w:ascii="Times New Roman" w:hAnsi="Times New Roman" w:cs="Times New Roman"/>
                <w:color w:val="222222"/>
                <w:sz w:val="18"/>
                <w:szCs w:val="18"/>
                <w:lang w:val="zh-HK" w:eastAsia="zh-HK" w:bidi="en-US"/>
              </w:rPr>
              <w:t xml:space="preserve"> / </w:t>
            </w:r>
            <w:ins w:id="679" w:author="Guest User" w:date="2026-06-17T03:58:00Z" w16du:dateUtc="2026-06-17T03:58:37Z">
              <w:r w:rsidRPr="40D82C9D">
                <w:rPr>
                  <w:rFonts w:ascii="Times New Roman" w:hAnsi="Times New Roman" w:cs="Times New Roman"/>
                  <w:color w:val="222222"/>
                  <w:sz w:val="18"/>
                  <w:szCs w:val="18"/>
                  <w:lang w:val="zh-HK" w:eastAsia="zh-HK" w:bidi="en-US"/>
                </w:rPr>
                <w:t>June-September</w:t>
              </w:r>
            </w:ins>
            <w:del w:id="680" w:author="Guest User" w:date="2026-06-17T03:58:00Z" w16du:dateUtc="2026-06-17T03:58:24Z">
              <w:r w:rsidR="00245A90" w:rsidRPr="40D82C9D" w:rsidDel="40D82C9D">
                <w:rPr>
                  <w:rFonts w:ascii="Times New Roman" w:hAnsi="Times New Roman" w:cs="Times New Roman"/>
                  <w:color w:val="222222"/>
                  <w:sz w:val="18"/>
                  <w:szCs w:val="18"/>
                  <w:lang w:val="zh-HK" w:eastAsia="zh-HK" w:bidi="en-US"/>
                </w:rPr>
                <w:delText>March–May</w:delText>
              </w:r>
            </w:del>
            <w:r w:rsidRPr="40D82C9D">
              <w:rPr>
                <w:rFonts w:ascii="Times New Roman" w:hAnsi="Times New Roman" w:cs="Times New Roman"/>
                <w:color w:val="222222"/>
                <w:sz w:val="18"/>
                <w:szCs w:val="18"/>
                <w:lang w:val="zh-HK" w:eastAsia="zh-HK" w:bidi="en-US"/>
              </w:rPr>
              <w:t xml:space="preserve"> 2026</w:t>
            </w:r>
          </w:p>
        </w:tc>
        <w:tc>
          <w:tcPr>
            <w:tcW w:w="7056" w:type="dxa"/>
            <w:tcMar>
              <w:top w:w="80" w:type="dxa"/>
              <w:left w:w="100" w:type="dxa"/>
              <w:bottom w:w="80" w:type="dxa"/>
              <w:right w:w="100" w:type="dxa"/>
            </w:tcMar>
            <w:vAlign w:val="center"/>
          </w:tcPr>
          <w:p w14:paraId="35949C23" w14:textId="77777777" w:rsidR="007F76F1" w:rsidRPr="00AA1D05" w:rsidRDefault="33F6325B">
            <w:pPr>
              <w:spacing w:line="276" w:lineRule="auto"/>
              <w:rPr>
                <w:rFonts w:ascii="Times New Roman" w:hAnsi="Times New Roman" w:cs="Times New Roman"/>
              </w:rPr>
            </w:pPr>
            <w:r w:rsidRPr="33F6325B">
              <w:rPr>
                <w:rFonts w:ascii="SimSun" w:eastAsia="SimSun" w:hAnsi="SimSun" w:cs="SimSun"/>
                <w:color w:val="222222"/>
                <w:sz w:val="18"/>
                <w:szCs w:val="18"/>
                <w:lang w:val="zh-HK" w:eastAsia="zh-HK" w:bidi="en-US"/>
              </w:rPr>
              <w:t>基礎培訓工作坊（如</w:t>
            </w:r>
            <w:r w:rsidRPr="33F6325B">
              <w:rPr>
                <w:rFonts w:ascii="Times New Roman" w:hAnsi="Times New Roman" w:cs="Times New Roman"/>
                <w:color w:val="222222"/>
                <w:sz w:val="18"/>
                <w:szCs w:val="18"/>
                <w:lang w:val="zh-HK" w:eastAsia="zh-HK" w:bidi="en-US"/>
              </w:rPr>
              <w:t xml:space="preserve"> prompt engineering</w:t>
            </w:r>
            <w:r w:rsidRPr="33F6325B">
              <w:rPr>
                <w:rFonts w:ascii="SimSun" w:eastAsia="SimSun" w:hAnsi="SimSun" w:cs="SimSun"/>
                <w:color w:val="222222"/>
                <w:sz w:val="18"/>
                <w:szCs w:val="18"/>
                <w:lang w:val="zh-HK" w:eastAsia="zh-HK" w:bidi="en-US"/>
              </w:rPr>
              <w:t>、</w:t>
            </w:r>
            <w:r w:rsidRPr="33F6325B">
              <w:rPr>
                <w:rFonts w:ascii="Times New Roman" w:hAnsi="Times New Roman" w:cs="Times New Roman"/>
                <w:color w:val="222222"/>
                <w:sz w:val="18"/>
                <w:szCs w:val="18"/>
                <w:lang w:val="zh-HK" w:eastAsia="zh-HK" w:bidi="en-US"/>
              </w:rPr>
              <w:t>NER</w:t>
            </w:r>
            <w:r w:rsidRPr="33F6325B">
              <w:rPr>
                <w:rFonts w:ascii="SimSun" w:eastAsia="SimSun" w:hAnsi="SimSun" w:cs="SimSun"/>
                <w:color w:val="222222"/>
                <w:sz w:val="18"/>
                <w:szCs w:val="18"/>
                <w:lang w:val="zh-HK" w:eastAsia="zh-HK" w:bidi="en-US"/>
              </w:rPr>
              <w:t>、文本分析、圖像分類等）。</w:t>
            </w:r>
            <w:r w:rsidR="00245A90">
              <w:br/>
            </w:r>
            <w:r w:rsidRPr="33F6325B">
              <w:rPr>
                <w:rFonts w:ascii="Times New Roman" w:hAnsi="Times New Roman" w:cs="Times New Roman"/>
                <w:color w:val="222222"/>
                <w:sz w:val="18"/>
                <w:szCs w:val="18"/>
                <w:lang w:val="zh-HK" w:eastAsia="zh-HK" w:bidi="en-US"/>
              </w:rPr>
              <w:t>Foundational training workshops (e.g. prompt engineering, NER, text analysis and image classification).</w:t>
            </w:r>
          </w:p>
        </w:tc>
      </w:tr>
      <w:tr w:rsidR="007F76F1" w:rsidRPr="00AA1D05" w14:paraId="27DDC9B2" w14:textId="77777777" w:rsidTr="33F6325B">
        <w:trPr>
          <w:jc w:val="center"/>
        </w:trPr>
        <w:tc>
          <w:tcPr>
            <w:tcW w:w="2880" w:type="dxa"/>
            <w:tcMar>
              <w:top w:w="80" w:type="dxa"/>
              <w:left w:w="100" w:type="dxa"/>
              <w:bottom w:w="80" w:type="dxa"/>
              <w:right w:w="100" w:type="dxa"/>
            </w:tcMar>
            <w:vAlign w:val="center"/>
          </w:tcPr>
          <w:p w14:paraId="48EDAD86" w14:textId="52952A32" w:rsidR="007F76F1" w:rsidRPr="00AA1D05" w:rsidRDefault="40D82C9D">
            <w:pPr>
              <w:spacing w:line="276" w:lineRule="auto"/>
              <w:rPr>
                <w:rFonts w:ascii="Times New Roman" w:hAnsi="Times New Roman" w:cs="Times New Roman"/>
              </w:rPr>
            </w:pPr>
            <w:r w:rsidRPr="40D82C9D">
              <w:rPr>
                <w:rFonts w:ascii="Times New Roman" w:hAnsi="Times New Roman" w:cs="Times New Roman"/>
                <w:color w:val="222222"/>
                <w:sz w:val="18"/>
                <w:szCs w:val="18"/>
                <w:lang w:val="zh-HK" w:eastAsia="zh-HK" w:bidi="en-US"/>
              </w:rPr>
              <w:t xml:space="preserve">2026 </w:t>
            </w:r>
            <w:r w:rsidRPr="40D82C9D">
              <w:rPr>
                <w:rFonts w:ascii="SimSun" w:eastAsia="SimSun" w:hAnsi="SimSun" w:cs="SimSun"/>
                <w:color w:val="222222"/>
                <w:sz w:val="18"/>
                <w:szCs w:val="18"/>
                <w:lang w:val="zh-HK" w:eastAsia="zh-HK" w:bidi="en-US"/>
              </w:rPr>
              <w:t>年</w:t>
            </w:r>
            <w:r w:rsidRPr="40D82C9D">
              <w:rPr>
                <w:rFonts w:ascii="Times New Roman" w:hAnsi="Times New Roman" w:cs="Times New Roman"/>
                <w:color w:val="222222"/>
                <w:sz w:val="18"/>
                <w:szCs w:val="18"/>
                <w:lang w:val="zh-HK" w:eastAsia="zh-HK" w:bidi="en-US"/>
              </w:rPr>
              <w:t xml:space="preserve"> 6–</w:t>
            </w:r>
            <w:del w:id="681" w:author="Guest User" w:date="2026-06-17T03:57:00Z" w16du:dateUtc="2026-06-17T03:57:35Z">
              <w:r w:rsidR="00245A90" w:rsidRPr="40D82C9D" w:rsidDel="40D82C9D">
                <w:rPr>
                  <w:rFonts w:ascii="Times New Roman" w:hAnsi="Times New Roman" w:cs="Times New Roman"/>
                  <w:color w:val="222222"/>
                  <w:sz w:val="18"/>
                  <w:szCs w:val="18"/>
                  <w:lang w:val="zh-HK" w:eastAsia="zh-HK" w:bidi="en-US"/>
                </w:rPr>
                <w:delText>11</w:delText>
              </w:r>
            </w:del>
            <w:ins w:id="682" w:author="Guest User" w:date="2026-06-17T03:57:00Z" w16du:dateUtc="2026-06-17T03:57:38Z">
              <w:r w:rsidRPr="40D82C9D">
                <w:rPr>
                  <w:rFonts w:ascii="Times New Roman" w:hAnsi="Times New Roman" w:cs="Times New Roman"/>
                  <w:color w:val="222222"/>
                  <w:sz w:val="18"/>
                  <w:szCs w:val="18"/>
                  <w:lang w:val="zh-HK" w:eastAsia="zh-HK" w:bidi="en-US"/>
                </w:rPr>
                <w:t>9</w:t>
              </w:r>
            </w:ins>
            <w:r w:rsidRPr="40D82C9D">
              <w:rPr>
                <w:rFonts w:ascii="Times New Roman" w:hAnsi="Times New Roman" w:cs="Times New Roman"/>
                <w:color w:val="222222"/>
                <w:sz w:val="18"/>
                <w:szCs w:val="18"/>
                <w:lang w:val="zh-HK" w:eastAsia="zh-HK" w:bidi="en-US"/>
              </w:rPr>
              <w:t xml:space="preserve"> </w:t>
            </w:r>
            <w:r w:rsidRPr="40D82C9D">
              <w:rPr>
                <w:rFonts w:ascii="SimSun" w:eastAsia="SimSun" w:hAnsi="SimSun" w:cs="SimSun"/>
                <w:color w:val="222222"/>
                <w:sz w:val="18"/>
                <w:szCs w:val="18"/>
                <w:lang w:val="zh-HK" w:eastAsia="zh-HK" w:bidi="en-US"/>
              </w:rPr>
              <w:t>月</w:t>
            </w:r>
            <w:r w:rsidRPr="40D82C9D">
              <w:rPr>
                <w:rFonts w:ascii="Times New Roman" w:hAnsi="Times New Roman" w:cs="Times New Roman"/>
                <w:color w:val="222222"/>
                <w:sz w:val="18"/>
                <w:szCs w:val="18"/>
                <w:lang w:val="zh-HK" w:eastAsia="zh-HK" w:bidi="en-US"/>
              </w:rPr>
              <w:t xml:space="preserve"> / June–</w:t>
            </w:r>
            <w:ins w:id="683" w:author="Guest User" w:date="2026-06-17T03:57:00Z" w16du:dateUtc="2026-06-17T03:57:52Z">
              <w:r w:rsidRPr="40D82C9D">
                <w:rPr>
                  <w:rFonts w:ascii="Times New Roman" w:hAnsi="Times New Roman" w:cs="Times New Roman"/>
                  <w:color w:val="222222"/>
                  <w:sz w:val="18"/>
                  <w:szCs w:val="18"/>
                  <w:lang w:val="zh-HK" w:eastAsia="zh-HK" w:bidi="en-US"/>
                </w:rPr>
                <w:t>September</w:t>
              </w:r>
            </w:ins>
            <w:del w:id="684" w:author="Guest User" w:date="2026-06-17T03:57:00Z" w16du:dateUtc="2026-06-17T03:57:41Z">
              <w:r w:rsidR="00245A90" w:rsidRPr="40D82C9D" w:rsidDel="40D82C9D">
                <w:rPr>
                  <w:rFonts w:ascii="Times New Roman" w:hAnsi="Times New Roman" w:cs="Times New Roman"/>
                  <w:color w:val="222222"/>
                  <w:sz w:val="18"/>
                  <w:szCs w:val="18"/>
                  <w:lang w:val="zh-HK" w:eastAsia="zh-HK" w:bidi="en-US"/>
                </w:rPr>
                <w:delText>November</w:delText>
              </w:r>
            </w:del>
            <w:r w:rsidRPr="40D82C9D">
              <w:rPr>
                <w:rFonts w:ascii="Times New Roman" w:hAnsi="Times New Roman" w:cs="Times New Roman"/>
                <w:color w:val="222222"/>
                <w:sz w:val="18"/>
                <w:szCs w:val="18"/>
                <w:lang w:val="zh-HK" w:eastAsia="zh-HK" w:bidi="en-US"/>
              </w:rPr>
              <w:t xml:space="preserve"> 2026</w:t>
            </w:r>
          </w:p>
        </w:tc>
        <w:tc>
          <w:tcPr>
            <w:tcW w:w="7056" w:type="dxa"/>
            <w:tcMar>
              <w:top w:w="80" w:type="dxa"/>
              <w:left w:w="100" w:type="dxa"/>
              <w:bottom w:w="80" w:type="dxa"/>
              <w:right w:w="100" w:type="dxa"/>
            </w:tcMar>
            <w:vAlign w:val="center"/>
          </w:tcPr>
          <w:p w14:paraId="6126C844"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專家講座及進階工作坊（如</w:t>
            </w:r>
            <w:r w:rsidRPr="00AA1D05">
              <w:rPr>
                <w:rFonts w:ascii="Times New Roman" w:hAnsi="Times New Roman" w:cs="Times New Roman"/>
                <w:color w:val="222222"/>
                <w:sz w:val="18"/>
                <w:lang w:val="zh-HK" w:eastAsia="zh-HK" w:bidi="en-US"/>
              </w:rPr>
              <w:t xml:space="preserve"> CBDB</w:t>
            </w:r>
            <w:r w:rsidRPr="00AA1D05">
              <w:rPr>
                <w:rFonts w:ascii="SimSun" w:eastAsia="SimSun" w:hAnsi="SimSun" w:cs="SimSun" w:hint="eastAsia"/>
                <w:color w:val="222222"/>
                <w:sz w:val="18"/>
                <w:lang w:val="zh-HK" w:eastAsia="zh-HK" w:bidi="en-US"/>
              </w:rPr>
              <w:t>、</w:t>
            </w:r>
            <w:r w:rsidRPr="00AA1D05">
              <w:rPr>
                <w:rFonts w:ascii="Times New Roman" w:hAnsi="Times New Roman" w:cs="Times New Roman"/>
                <w:color w:val="222222"/>
                <w:sz w:val="18"/>
                <w:lang w:val="zh-HK" w:eastAsia="zh-HK" w:bidi="en-US"/>
              </w:rPr>
              <w:t>GeoAI</w:t>
            </w:r>
            <w:r w:rsidRPr="00AA1D05">
              <w:rPr>
                <w:rFonts w:ascii="SimSun" w:eastAsia="SimSun" w:hAnsi="SimSun" w:cs="SimSun" w:hint="eastAsia"/>
                <w:color w:val="222222"/>
                <w:sz w:val="18"/>
                <w:lang w:val="zh-HK" w:eastAsia="zh-HK" w:bidi="en-US"/>
              </w:rPr>
              <w:t>、古典文本</w:t>
            </w:r>
            <w:r w:rsidRPr="00AA1D05">
              <w:rPr>
                <w:rFonts w:ascii="Times New Roman" w:hAnsi="Times New Roman" w:cs="Times New Roman"/>
                <w:color w:val="222222"/>
                <w:sz w:val="18"/>
                <w:lang w:val="zh-HK" w:eastAsia="zh-HK" w:bidi="en-US"/>
              </w:rPr>
              <w:t xml:space="preserve"> AI </w:t>
            </w:r>
            <w:r w:rsidRPr="00AA1D05">
              <w:rPr>
                <w:rFonts w:ascii="SimSun" w:eastAsia="SimSun" w:hAnsi="SimSun" w:cs="SimSun" w:hint="eastAsia"/>
                <w:color w:val="222222"/>
                <w:sz w:val="18"/>
                <w:lang w:val="zh-HK" w:eastAsia="zh-HK" w:bidi="en-US"/>
              </w:rPr>
              <w:t>分析等）。</w:t>
            </w:r>
            <w:r w:rsidRPr="00AA1D05">
              <w:rPr>
                <w:rFonts w:ascii="Times New Roman" w:hAnsi="Times New Roman" w:cs="Times New Roman"/>
                <w:color w:val="222222"/>
                <w:sz w:val="18"/>
                <w:lang w:val="zh-HK" w:eastAsia="zh-HK" w:bidi="en-US"/>
              </w:rPr>
              <w:br/>
              <w:t>Expert talks and advanced workshops (e.g. CBDB, GeoAI and AI-based analysis of classical texts).</w:t>
            </w:r>
          </w:p>
        </w:tc>
      </w:tr>
      <w:tr w:rsidR="40D82C9D" w14:paraId="540B614D" w14:textId="77777777" w:rsidTr="33F6325B">
        <w:trPr>
          <w:trHeight w:val="300"/>
          <w:jc w:val="center"/>
          <w:ins w:id="685" w:author="Guest User" w:date="2026-06-17T01:52:00Z"/>
        </w:trPr>
        <w:tc>
          <w:tcPr>
            <w:tcW w:w="2880" w:type="dxa"/>
            <w:tcMar>
              <w:top w:w="80" w:type="dxa"/>
              <w:left w:w="100" w:type="dxa"/>
              <w:bottom w:w="80" w:type="dxa"/>
              <w:right w:w="100" w:type="dxa"/>
            </w:tcMar>
            <w:vAlign w:val="center"/>
          </w:tcPr>
          <w:p w14:paraId="0296A253" w14:textId="2E27FAE3" w:rsidR="40D82C9D" w:rsidRDefault="33F6325B" w:rsidP="33F6325B">
            <w:pPr>
              <w:spacing w:line="276" w:lineRule="auto"/>
              <w:rPr>
                <w:rFonts w:ascii="SimSun" w:eastAsia="SimSun" w:hAnsi="SimSun" w:cs="SimSun"/>
                <w:color w:val="222222"/>
                <w:sz w:val="18"/>
                <w:szCs w:val="18"/>
                <w:lang w:val="zh-HK" w:eastAsia="zh-HK" w:bidi="en-US"/>
                <w:rPrChange w:id="686" w:author="Guest User" w:date="2026-06-22T16:16:00Z">
                  <w:rPr>
                    <w:rFonts w:ascii="Times New Roman" w:hAnsi="Times New Roman" w:cs="Times New Roman"/>
                    <w:color w:val="222222"/>
                    <w:sz w:val="18"/>
                    <w:szCs w:val="18"/>
                    <w:lang w:val="zh-HK" w:eastAsia="zh-HK" w:bidi="en-US"/>
                  </w:rPr>
                </w:rPrChange>
              </w:rPr>
            </w:pPr>
            <w:ins w:id="687" w:author="Guest User" w:date="2026-06-17T01:52:00Z" w16du:dateUtc="2026-06-17T01:52:40Z">
              <w:r w:rsidRPr="33F6325B">
                <w:rPr>
                  <w:rFonts w:ascii="Times New Roman" w:eastAsia="Times New Roman" w:hAnsi="Times New Roman" w:cs="Times New Roman"/>
                  <w:color w:val="222222"/>
                  <w:sz w:val="18"/>
                  <w:szCs w:val="18"/>
                  <w:lang w:val="zh-HK" w:eastAsia="zh-HK" w:bidi="en-US"/>
                  <w:rPrChange w:id="688" w:author="Guest User" w:date="2026-06-22T16:19:00Z" w16du:dateUtc="2026-06-22T16:19:10Z">
                    <w:rPr>
                      <w:rFonts w:ascii="Times New Roman" w:hAnsi="Times New Roman" w:cs="Times New Roman"/>
                      <w:color w:val="222222"/>
                      <w:sz w:val="18"/>
                      <w:szCs w:val="18"/>
                      <w:lang w:val="zh-HK" w:eastAsia="zh-HK" w:bidi="en-US"/>
                    </w:rPr>
                  </w:rPrChange>
                </w:rPr>
                <w:t>2026</w:t>
              </w:r>
            </w:ins>
            <w:ins w:id="689" w:author="Guest User" w:date="2026-06-17T01:53:00Z" w16du:dateUtc="2026-06-17T01:53:13Z">
              <w:r w:rsidRPr="33F6325B">
                <w:rPr>
                  <w:rFonts w:ascii="Times New Roman" w:eastAsia="Times New Roman" w:hAnsi="Times New Roman" w:cs="Times New Roman"/>
                  <w:color w:val="222222"/>
                  <w:sz w:val="18"/>
                  <w:szCs w:val="18"/>
                  <w:lang w:val="zh-HK" w:eastAsia="zh-HK" w:bidi="en-US"/>
                  <w:rPrChange w:id="690" w:author="Guest User" w:date="2026-06-22T16:16:00Z" w16du:dateUtc="2026-06-22T16:16:18Z">
                    <w:rPr>
                      <w:rFonts w:ascii="Times New Roman" w:hAnsi="Times New Roman" w:cs="Times New Roman"/>
                      <w:color w:val="222222"/>
                      <w:sz w:val="18"/>
                      <w:szCs w:val="18"/>
                      <w:lang w:val="zh-HK" w:eastAsia="zh-HK" w:bidi="en-US"/>
                    </w:rPr>
                  </w:rPrChange>
                </w:rPr>
                <w:t xml:space="preserve"> </w:t>
              </w:r>
            </w:ins>
            <w:ins w:id="691" w:author="Guest User" w:date="2026-06-17T01:52:00Z" w16du:dateUtc="2026-06-17T01:52:40Z">
              <w:r w:rsidRPr="33F6325B">
                <w:rPr>
                  <w:rFonts w:ascii="SimSun" w:eastAsia="SimSun" w:hAnsi="SimSun" w:cs="SimSun" w:hint="eastAsia"/>
                  <w:color w:val="222222"/>
                  <w:sz w:val="18"/>
                  <w:szCs w:val="18"/>
                  <w:lang w:val="zh-HK" w:eastAsia="zh-HK" w:bidi="en-US"/>
                  <w:rPrChange w:id="692" w:author="Guest User" w:date="2026-06-22T16:16:00Z" w16du:dateUtc="2026-06-22T16:16:18Z">
                    <w:rPr>
                      <w:rFonts w:ascii="Times New Roman" w:hAnsi="Times New Roman" w:cs="Times New Roman" w:hint="eastAsia"/>
                      <w:color w:val="222222"/>
                      <w:sz w:val="18"/>
                      <w:szCs w:val="18"/>
                      <w:lang w:val="zh-HK" w:eastAsia="zh-HK" w:bidi="en-US"/>
                    </w:rPr>
                  </w:rPrChange>
                </w:rPr>
                <w:t>年</w:t>
              </w:r>
            </w:ins>
            <w:ins w:id="693" w:author="Guest User" w:date="2026-06-17T01:53:00Z" w16du:dateUtc="2026-06-17T01:53:50Z">
              <w:r w:rsidRPr="33F6325B">
                <w:rPr>
                  <w:rFonts w:ascii="Times New Roman" w:eastAsia="Times New Roman" w:hAnsi="Times New Roman" w:cs="Times New Roman"/>
                  <w:color w:val="222222"/>
                  <w:sz w:val="18"/>
                  <w:szCs w:val="18"/>
                  <w:lang w:val="zh-HK" w:eastAsia="zh-HK" w:bidi="en-US"/>
                  <w:rPrChange w:id="694" w:author="Guest User" w:date="2026-06-22T16:16:00Z" w16du:dateUtc="2026-06-22T16:16:18Z">
                    <w:rPr>
                      <w:rFonts w:ascii="Times New Roman" w:hAnsi="Times New Roman" w:cs="Times New Roman"/>
                      <w:color w:val="222222"/>
                      <w:sz w:val="18"/>
                      <w:szCs w:val="18"/>
                      <w:lang w:val="zh-HK" w:eastAsia="zh-HK" w:bidi="en-US"/>
                    </w:rPr>
                  </w:rPrChange>
                </w:rPr>
                <w:t xml:space="preserve"> 9 </w:t>
              </w:r>
              <w:r w:rsidRPr="33F6325B">
                <w:rPr>
                  <w:rFonts w:ascii="SimSun" w:eastAsia="SimSun" w:hAnsi="SimSun" w:cs="SimSun" w:hint="eastAsia"/>
                  <w:color w:val="222222"/>
                  <w:sz w:val="18"/>
                  <w:szCs w:val="18"/>
                  <w:lang w:val="zh-HK" w:eastAsia="zh-HK" w:bidi="en-US"/>
                  <w:rPrChange w:id="695" w:author="Guest User" w:date="2026-06-22T16:16:00Z" w16du:dateUtc="2026-06-22T16:16:18Z">
                    <w:rPr>
                      <w:rFonts w:ascii="Times New Roman" w:hAnsi="Times New Roman" w:cs="Times New Roman" w:hint="eastAsia"/>
                      <w:color w:val="222222"/>
                      <w:sz w:val="18"/>
                      <w:szCs w:val="18"/>
                      <w:lang w:val="zh-HK" w:eastAsia="zh-HK" w:bidi="en-US"/>
                    </w:rPr>
                  </w:rPrChange>
                </w:rPr>
                <w:t>月</w:t>
              </w:r>
              <w:r w:rsidRPr="33F6325B">
                <w:rPr>
                  <w:rFonts w:ascii="Times New Roman" w:eastAsia="Times New Roman" w:hAnsi="Times New Roman" w:cs="Times New Roman"/>
                  <w:color w:val="222222"/>
                  <w:sz w:val="18"/>
                  <w:szCs w:val="18"/>
                  <w:lang w:val="zh-HK" w:eastAsia="zh-HK" w:bidi="en-US"/>
                  <w:rPrChange w:id="696" w:author="Guest User" w:date="2026-06-22T16:16:00Z" w16du:dateUtc="2026-06-22T16:16:18Z">
                    <w:rPr>
                      <w:rFonts w:ascii="Times New Roman" w:hAnsi="Times New Roman" w:cs="Times New Roman"/>
                      <w:color w:val="222222"/>
                      <w:sz w:val="18"/>
                      <w:szCs w:val="18"/>
                      <w:lang w:val="zh-HK" w:eastAsia="zh-HK" w:bidi="en-US"/>
                    </w:rPr>
                  </w:rPrChange>
                </w:rPr>
                <w:t xml:space="preserve"> 30 </w:t>
              </w:r>
              <w:r w:rsidRPr="33F6325B">
                <w:rPr>
                  <w:rFonts w:ascii="SimSun" w:eastAsia="SimSun" w:hAnsi="SimSun" w:cs="SimSun" w:hint="eastAsia"/>
                  <w:color w:val="222222"/>
                  <w:sz w:val="18"/>
                  <w:szCs w:val="18"/>
                  <w:lang w:val="zh-HK" w:eastAsia="zh-HK" w:bidi="en-US"/>
                  <w:rPrChange w:id="697" w:author="Guest User" w:date="2026-06-22T16:16:00Z" w16du:dateUtc="2026-06-22T16:16:18Z">
                    <w:rPr>
                      <w:rFonts w:ascii="Times New Roman" w:hAnsi="Times New Roman" w:cs="Times New Roman" w:hint="eastAsia"/>
                      <w:color w:val="222222"/>
                      <w:sz w:val="18"/>
                      <w:szCs w:val="18"/>
                      <w:lang w:val="zh-HK" w:eastAsia="zh-HK" w:bidi="en-US"/>
                    </w:rPr>
                  </w:rPrChange>
                </w:rPr>
                <w:t>日</w:t>
              </w:r>
              <w:r w:rsidRPr="33F6325B">
                <w:rPr>
                  <w:rFonts w:ascii="SimSun" w:eastAsia="SimSun" w:hAnsi="SimSun" w:cs="SimSun"/>
                  <w:color w:val="222222"/>
                  <w:sz w:val="18"/>
                  <w:szCs w:val="18"/>
                  <w:lang w:val="zh-HK" w:eastAsia="zh-HK" w:bidi="en-US"/>
                  <w:rPrChange w:id="698" w:author="Guest User" w:date="2026-06-22T16:16:00Z" w16du:dateUtc="2026-06-22T16:16:18Z">
                    <w:rPr>
                      <w:rFonts w:ascii="Times New Roman" w:hAnsi="Times New Roman" w:cs="Times New Roman"/>
                      <w:color w:val="222222"/>
                      <w:sz w:val="18"/>
                      <w:szCs w:val="18"/>
                      <w:lang w:val="zh-HK" w:eastAsia="zh-HK" w:bidi="en-US"/>
                    </w:rPr>
                  </w:rPrChange>
                </w:rPr>
                <w:t>/</w:t>
              </w:r>
              <w:r w:rsidRPr="33F6325B">
                <w:rPr>
                  <w:rFonts w:ascii="Times New Roman" w:eastAsia="Times New Roman" w:hAnsi="Times New Roman" w:cs="Times New Roman"/>
                  <w:color w:val="222222"/>
                  <w:sz w:val="18"/>
                  <w:szCs w:val="18"/>
                  <w:lang w:val="zh-HK" w:eastAsia="zh-HK" w:bidi="en-US"/>
                  <w:rPrChange w:id="699" w:author="Guest User" w:date="2026-06-22T16:19:00Z" w16du:dateUtc="2026-06-22T16:19:33Z">
                    <w:rPr>
                      <w:rFonts w:ascii="Times New Roman" w:hAnsi="Times New Roman" w:cs="Times New Roman"/>
                      <w:color w:val="222222"/>
                      <w:sz w:val="18"/>
                      <w:szCs w:val="18"/>
                      <w:lang w:val="zh-HK" w:eastAsia="zh-HK" w:bidi="en-US"/>
                    </w:rPr>
                  </w:rPrChange>
                </w:rPr>
                <w:t>30 September</w:t>
              </w:r>
              <w:r w:rsidRPr="33F6325B">
                <w:rPr>
                  <w:rFonts w:ascii="SimSun" w:eastAsia="SimSun" w:hAnsi="SimSun" w:cs="SimSun"/>
                  <w:color w:val="222222"/>
                  <w:sz w:val="18"/>
                  <w:szCs w:val="18"/>
                  <w:lang w:val="zh-HK" w:eastAsia="zh-HK" w:bidi="en-US"/>
                  <w:rPrChange w:id="700" w:author="Guest User" w:date="2026-06-22T16:16:00Z" w16du:dateUtc="2026-06-22T16:16:18Z">
                    <w:rPr>
                      <w:rFonts w:ascii="Times New Roman" w:hAnsi="Times New Roman" w:cs="Times New Roman"/>
                      <w:color w:val="222222"/>
                      <w:sz w:val="18"/>
                      <w:szCs w:val="18"/>
                      <w:lang w:val="zh-HK" w:eastAsia="zh-HK" w:bidi="en-US"/>
                    </w:rPr>
                  </w:rPrChange>
                </w:rPr>
                <w:t xml:space="preserve"> </w:t>
              </w:r>
              <w:r w:rsidRPr="33F6325B">
                <w:rPr>
                  <w:rFonts w:ascii="Times New Roman" w:eastAsia="Times New Roman" w:hAnsi="Times New Roman" w:cs="Times New Roman"/>
                  <w:color w:val="222222"/>
                  <w:sz w:val="18"/>
                  <w:szCs w:val="18"/>
                  <w:lang w:val="zh-HK" w:eastAsia="zh-HK" w:bidi="en-US"/>
                  <w:rPrChange w:id="701" w:author="Guest User" w:date="2026-06-22T16:19:00Z" w16du:dateUtc="2026-06-22T16:19:36Z">
                    <w:rPr>
                      <w:rFonts w:ascii="Times New Roman" w:hAnsi="Times New Roman" w:cs="Times New Roman"/>
                      <w:color w:val="222222"/>
                      <w:sz w:val="18"/>
                      <w:szCs w:val="18"/>
                      <w:lang w:val="zh-HK" w:eastAsia="zh-HK" w:bidi="en-US"/>
                    </w:rPr>
                  </w:rPrChange>
                </w:rPr>
                <w:t>2026</w:t>
              </w:r>
            </w:ins>
          </w:p>
        </w:tc>
        <w:tc>
          <w:tcPr>
            <w:tcW w:w="7056" w:type="dxa"/>
            <w:tcMar>
              <w:top w:w="80" w:type="dxa"/>
              <w:left w:w="100" w:type="dxa"/>
              <w:bottom w:w="80" w:type="dxa"/>
              <w:right w:w="100" w:type="dxa"/>
            </w:tcMar>
            <w:vAlign w:val="center"/>
          </w:tcPr>
          <w:p w14:paraId="326BDB00" w14:textId="5E1384CC" w:rsidR="40D82C9D" w:rsidRDefault="40D82C9D" w:rsidP="40D82C9D">
            <w:pPr>
              <w:spacing w:line="276" w:lineRule="auto"/>
              <w:rPr>
                <w:ins w:id="702" w:author="Guest User" w:date="2026-06-17T02:46:00Z" w16du:dateUtc="2026-06-17T02:46:35Z"/>
              </w:rPr>
            </w:pPr>
            <w:ins w:id="703" w:author="Guest User" w:date="2026-06-17T01:54:00Z" w16du:dateUtc="2026-06-17T01:54:29Z">
              <w:r w:rsidRPr="40D82C9D">
                <w:rPr>
                  <w:rFonts w:ascii="SimSun" w:eastAsia="SimSun" w:hAnsi="SimSun" w:cs="SimSun"/>
                  <w:color w:val="222222"/>
                  <w:sz w:val="18"/>
                  <w:szCs w:val="18"/>
                  <w:lang w:val="zh-HK" w:eastAsia="zh-HK" w:bidi="en-US"/>
                </w:rPr>
                <w:t>比賽報名</w:t>
              </w:r>
            </w:ins>
            <w:ins w:id="704" w:author="Guest User" w:date="2026-06-17T01:57:00Z" w16du:dateUtc="2026-06-17T01:57:38Z">
              <w:r w:rsidRPr="40D82C9D">
                <w:rPr>
                  <w:rFonts w:ascii="SimSun" w:eastAsia="SimSun" w:hAnsi="SimSun" w:cs="SimSun"/>
                  <w:color w:val="222222"/>
                  <w:sz w:val="18"/>
                  <w:szCs w:val="18"/>
                  <w:lang w:val="zh-HK" w:eastAsia="zh-HK" w:bidi="en-US"/>
                </w:rPr>
                <w:t>截止。</w:t>
              </w:r>
            </w:ins>
          </w:p>
          <w:p w14:paraId="48172971" w14:textId="06A61AD8" w:rsidR="40D82C9D" w:rsidRDefault="33F6325B" w:rsidP="33F6325B">
            <w:pPr>
              <w:spacing w:line="276" w:lineRule="auto"/>
              <w:rPr>
                <w:rFonts w:ascii="Times New Roman" w:eastAsia="Times New Roman" w:hAnsi="Times New Roman" w:cs="Times New Roman"/>
                <w:color w:val="222222"/>
                <w:sz w:val="18"/>
                <w:szCs w:val="18"/>
                <w:lang w:val="zh-HK" w:eastAsia="zh-HK" w:bidi="en-US"/>
                <w:rPrChange w:id="705" w:author="Guest User" w:date="2026-06-22T16:20:00Z">
                  <w:rPr/>
                </w:rPrChange>
              </w:rPr>
            </w:pPr>
            <w:ins w:id="706" w:author="Guest User" w:date="2026-06-17T03:59:00Z" w16du:dateUtc="2026-06-17T03:59:16Z">
              <w:r w:rsidRPr="33F6325B">
                <w:rPr>
                  <w:rFonts w:ascii="Times New Roman" w:eastAsia="Times New Roman" w:hAnsi="Times New Roman" w:cs="Times New Roman"/>
                  <w:color w:val="222222"/>
                  <w:sz w:val="18"/>
                  <w:szCs w:val="18"/>
                  <w:lang w:val="zh-HK" w:eastAsia="zh-HK" w:bidi="en-US"/>
                  <w:rPrChange w:id="707" w:author="Guest User" w:date="2026-06-22T16:20:00Z" w16du:dateUtc="2026-06-22T16:20:23Z">
                    <w:rPr>
                      <w:rFonts w:ascii="SimSun" w:eastAsia="SimSun" w:hAnsi="SimSun" w:cs="SimSun"/>
                      <w:color w:val="222222"/>
                      <w:sz w:val="18"/>
                      <w:szCs w:val="18"/>
                      <w:lang w:val="zh-HK" w:eastAsia="zh-HK" w:bidi="en-US"/>
                    </w:rPr>
                  </w:rPrChange>
                </w:rPr>
                <w:t>Registration Deadline</w:t>
              </w:r>
            </w:ins>
          </w:p>
        </w:tc>
      </w:tr>
      <w:tr w:rsidR="007F76F1" w:rsidRPr="00AA1D05" w14:paraId="78AC1EF8" w14:textId="77777777" w:rsidTr="33F6325B">
        <w:trPr>
          <w:jc w:val="center"/>
        </w:trPr>
        <w:tc>
          <w:tcPr>
            <w:tcW w:w="2880" w:type="dxa"/>
            <w:tcMar>
              <w:top w:w="80" w:type="dxa"/>
              <w:left w:w="100" w:type="dxa"/>
              <w:bottom w:w="80" w:type="dxa"/>
              <w:right w:w="100" w:type="dxa"/>
            </w:tcMar>
            <w:vAlign w:val="center"/>
          </w:tcPr>
          <w:p w14:paraId="028F8836" w14:textId="03129E05" w:rsidR="007F76F1" w:rsidRPr="00AA1D05" w:rsidRDefault="33F6325B">
            <w:pPr>
              <w:spacing w:line="276" w:lineRule="auto"/>
              <w:rPr>
                <w:rFonts w:ascii="Times New Roman" w:hAnsi="Times New Roman" w:cs="Times New Roman"/>
              </w:rPr>
            </w:pPr>
            <w:r w:rsidRPr="33F6325B">
              <w:rPr>
                <w:rFonts w:ascii="Times New Roman" w:eastAsia="Times New Roman" w:hAnsi="Times New Roman" w:cs="Times New Roman"/>
                <w:color w:val="222222"/>
                <w:sz w:val="18"/>
                <w:szCs w:val="18"/>
                <w:lang w:val="zh-HK" w:eastAsia="zh-HK" w:bidi="en-US"/>
                <w:rPrChange w:id="708" w:author="Guest User" w:date="2026-06-22T16:17:00Z" w16du:dateUtc="2026-06-22T16:17:45Z">
                  <w:rPr>
                    <w:rFonts w:ascii="Times New Roman" w:hAnsi="Times New Roman" w:cs="Times New Roman"/>
                    <w:color w:val="222222"/>
                    <w:sz w:val="18"/>
                    <w:szCs w:val="18"/>
                    <w:lang w:val="zh-HK" w:eastAsia="zh-HK" w:bidi="en-US"/>
                  </w:rPr>
                </w:rPrChange>
              </w:rPr>
              <w:t>2026</w:t>
            </w:r>
            <w:ins w:id="709" w:author="Guest User" w:date="2026-06-22T16:17:00Z" w16du:dateUtc="2026-06-22T16:17:27Z">
              <w:r w:rsidRPr="33F6325B">
                <w:rPr>
                  <w:rFonts w:ascii="Times New Roman" w:eastAsia="Times New Roman" w:hAnsi="Times New Roman" w:cs="Times New Roman"/>
                  <w:color w:val="222222"/>
                  <w:sz w:val="18"/>
                  <w:szCs w:val="18"/>
                  <w:lang w:val="zh-HK" w:eastAsia="zh-HK" w:bidi="en-US"/>
                  <w:rPrChange w:id="710" w:author="Guest User" w:date="2026-06-22T16:17:00Z" w16du:dateUtc="2026-06-22T16:17:45Z">
                    <w:rPr>
                      <w:rFonts w:ascii="Times New Roman" w:hAnsi="Times New Roman" w:cs="Times New Roman"/>
                      <w:color w:val="222222"/>
                      <w:sz w:val="18"/>
                      <w:szCs w:val="18"/>
                      <w:lang w:val="zh-HK" w:eastAsia="zh-HK" w:bidi="en-US"/>
                    </w:rPr>
                  </w:rPrChange>
                </w:rPr>
                <w:t xml:space="preserve"> </w:t>
              </w:r>
            </w:ins>
            <w:del w:id="711" w:author="Guest User" w:date="2026-06-22T16:17:00Z" w16du:dateUtc="2026-06-22T16:17:16Z">
              <w:r w:rsidR="40D82C9D" w:rsidRPr="33F6325B" w:rsidDel="33F6325B">
                <w:rPr>
                  <w:rFonts w:ascii="SimSun" w:eastAsia="SimSun" w:hAnsi="SimSun" w:cs="SimSun"/>
                  <w:color w:val="222222"/>
                  <w:sz w:val="18"/>
                  <w:szCs w:val="18"/>
                  <w:lang w:val="zh-HK" w:eastAsia="zh-HK" w:bidi="en-US"/>
                  <w:rPrChange w:id="712" w:author="Guest User" w:date="2026-06-22T16:17:00Z" w16du:dateUtc="2026-06-22T16:17:45Z">
                    <w:rPr>
                      <w:rFonts w:ascii="Times New Roman" w:hAnsi="Times New Roman" w:cs="Times New Roman"/>
                      <w:color w:val="222222"/>
                      <w:sz w:val="18"/>
                      <w:szCs w:val="18"/>
                      <w:lang w:val="zh-HK" w:eastAsia="zh-HK" w:bidi="en-US"/>
                    </w:rPr>
                  </w:rPrChange>
                </w:rPr>
                <w:delText xml:space="preserve"> </w:delText>
              </w:r>
            </w:del>
            <w:r w:rsidRPr="33F6325B">
              <w:rPr>
                <w:rFonts w:ascii="SimSun" w:eastAsia="SimSun" w:hAnsi="SimSun" w:cs="SimSun"/>
                <w:color w:val="222222"/>
                <w:sz w:val="18"/>
                <w:szCs w:val="18"/>
                <w:lang w:val="zh-HK" w:eastAsia="zh-HK" w:bidi="en-US"/>
              </w:rPr>
              <w:t>年</w:t>
            </w:r>
            <w:ins w:id="713" w:author="Guest User" w:date="2026-06-22T16:17:00Z" w16du:dateUtc="2026-06-22T16:17:26Z">
              <w:r w:rsidRPr="33F6325B">
                <w:rPr>
                  <w:rFonts w:ascii="Times New Roman" w:eastAsia="Times New Roman" w:hAnsi="Times New Roman" w:cs="Times New Roman"/>
                  <w:color w:val="222222"/>
                  <w:sz w:val="18"/>
                  <w:szCs w:val="18"/>
                  <w:lang w:val="zh-HK" w:eastAsia="zh-HK" w:bidi="en-US"/>
                  <w:rPrChange w:id="714" w:author="Guest User" w:date="2026-06-22T16:17:00Z" w16du:dateUtc="2026-06-22T16:17:45Z">
                    <w:rPr>
                      <w:rFonts w:ascii="SimSun" w:eastAsia="SimSun" w:hAnsi="SimSun" w:cs="SimSun"/>
                      <w:color w:val="222222"/>
                      <w:sz w:val="18"/>
                      <w:szCs w:val="18"/>
                      <w:lang w:val="zh-HK" w:eastAsia="zh-HK" w:bidi="en-US"/>
                    </w:rPr>
                  </w:rPrChange>
                </w:rPr>
                <w:t xml:space="preserve"> </w:t>
              </w:r>
            </w:ins>
            <w:del w:id="715" w:author="Guest User" w:date="2026-06-22T16:17:00Z" w16du:dateUtc="2026-06-22T16:17:14Z">
              <w:r w:rsidR="40D82C9D" w:rsidRPr="33F6325B" w:rsidDel="33F6325B">
                <w:rPr>
                  <w:rFonts w:ascii="Times New Roman" w:eastAsia="Times New Roman" w:hAnsi="Times New Roman" w:cs="Times New Roman"/>
                  <w:color w:val="222222"/>
                  <w:sz w:val="18"/>
                  <w:szCs w:val="18"/>
                  <w:lang w:val="zh-HK" w:eastAsia="zh-HK" w:bidi="en-US"/>
                  <w:rPrChange w:id="716" w:author="Guest User" w:date="2026-06-22T16:17:00Z" w16du:dateUtc="2026-06-22T16:17:45Z">
                    <w:rPr>
                      <w:rFonts w:ascii="Times New Roman" w:hAnsi="Times New Roman" w:cs="Times New Roman"/>
                      <w:color w:val="222222"/>
                      <w:sz w:val="18"/>
                      <w:szCs w:val="18"/>
                      <w:lang w:val="zh-HK" w:eastAsia="zh-HK" w:bidi="en-US"/>
                    </w:rPr>
                  </w:rPrChange>
                </w:rPr>
                <w:delText xml:space="preserve"> </w:delText>
              </w:r>
            </w:del>
            <w:r w:rsidRPr="33F6325B">
              <w:rPr>
                <w:rFonts w:ascii="Times New Roman" w:eastAsia="Times New Roman" w:hAnsi="Times New Roman" w:cs="Times New Roman"/>
                <w:color w:val="222222"/>
                <w:sz w:val="18"/>
                <w:szCs w:val="18"/>
                <w:lang w:val="zh-HK" w:eastAsia="zh-HK" w:bidi="en-US"/>
                <w:rPrChange w:id="717" w:author="Guest User" w:date="2026-06-22T16:17:00Z" w16du:dateUtc="2026-06-22T16:17:01Z">
                  <w:rPr>
                    <w:rFonts w:ascii="Times New Roman" w:hAnsi="Times New Roman" w:cs="Times New Roman"/>
                    <w:color w:val="222222"/>
                    <w:sz w:val="18"/>
                    <w:szCs w:val="18"/>
                    <w:lang w:val="zh-HK" w:eastAsia="zh-HK" w:bidi="en-US"/>
                  </w:rPr>
                </w:rPrChange>
              </w:rPr>
              <w:t>12</w:t>
            </w:r>
            <w:r w:rsidRPr="33F6325B">
              <w:rPr>
                <w:rFonts w:ascii="Times New Roman" w:eastAsia="Times New Roman" w:hAnsi="Times New Roman" w:cs="Times New Roman"/>
                <w:color w:val="222222"/>
                <w:sz w:val="18"/>
                <w:szCs w:val="18"/>
                <w:lang w:val="zh-HK" w:eastAsia="zh-HK" w:bidi="en-US"/>
                <w:rPrChange w:id="718" w:author="Guest User" w:date="2026-06-22T16:17:00Z" w16du:dateUtc="2026-06-22T16:17:45Z">
                  <w:rPr>
                    <w:rFonts w:ascii="Times New Roman" w:hAnsi="Times New Roman" w:cs="Times New Roman"/>
                    <w:color w:val="222222"/>
                    <w:sz w:val="18"/>
                    <w:szCs w:val="18"/>
                    <w:lang w:val="zh-HK" w:eastAsia="zh-HK" w:bidi="en-US"/>
                  </w:rPr>
                </w:rPrChange>
              </w:rPr>
              <w:t xml:space="preserve"> </w:t>
            </w:r>
            <w:r w:rsidRPr="33F6325B">
              <w:rPr>
                <w:rFonts w:ascii="SimSun" w:eastAsia="SimSun" w:hAnsi="SimSun" w:cs="SimSun"/>
                <w:color w:val="222222"/>
                <w:sz w:val="18"/>
                <w:szCs w:val="18"/>
                <w:lang w:val="zh-HK" w:eastAsia="zh-HK" w:bidi="en-US"/>
              </w:rPr>
              <w:t>月</w:t>
            </w:r>
            <w:ins w:id="719" w:author="Guest User" w:date="2026-06-22T16:17:00Z" w16du:dateUtc="2026-06-22T16:17:23Z">
              <w:r w:rsidRPr="33F6325B">
                <w:rPr>
                  <w:rFonts w:ascii="Times New Roman" w:eastAsia="Times New Roman" w:hAnsi="Times New Roman" w:cs="Times New Roman"/>
                  <w:color w:val="222222"/>
                  <w:sz w:val="18"/>
                  <w:szCs w:val="18"/>
                  <w:lang w:val="zh-HK" w:eastAsia="zh-HK" w:bidi="en-US"/>
                  <w:rPrChange w:id="720" w:author="Guest User" w:date="2026-06-22T16:17:00Z" w16du:dateUtc="2026-06-22T16:17:45Z">
                    <w:rPr>
                      <w:rFonts w:ascii="SimSun" w:eastAsia="SimSun" w:hAnsi="SimSun" w:cs="SimSun"/>
                      <w:color w:val="222222"/>
                      <w:sz w:val="18"/>
                      <w:szCs w:val="18"/>
                      <w:lang w:val="zh-HK" w:eastAsia="zh-HK" w:bidi="en-US"/>
                    </w:rPr>
                  </w:rPrChange>
                </w:rPr>
                <w:t xml:space="preserve"> </w:t>
              </w:r>
            </w:ins>
            <w:ins w:id="721" w:author="Guest User" w:date="2026-06-16T08:58:00Z" w16du:dateUtc="2026-06-16T08:58:59Z">
              <w:r w:rsidRPr="33F6325B">
                <w:rPr>
                  <w:rFonts w:ascii="Times New Roman" w:eastAsia="Times New Roman" w:hAnsi="Times New Roman" w:cs="Times New Roman"/>
                  <w:color w:val="222222"/>
                  <w:sz w:val="18"/>
                  <w:szCs w:val="18"/>
                  <w:lang w:val="zh-HK" w:eastAsia="zh-HK" w:bidi="en-US"/>
                  <w:rPrChange w:id="722" w:author="Guest User" w:date="2026-06-22T16:17:00Z" w16du:dateUtc="2026-06-22T16:17:45Z">
                    <w:rPr>
                      <w:rFonts w:ascii="SimSun" w:eastAsia="SimSun" w:hAnsi="SimSun" w:cs="SimSun"/>
                      <w:color w:val="222222"/>
                      <w:sz w:val="18"/>
                      <w:szCs w:val="18"/>
                      <w:lang w:val="zh-HK" w:eastAsia="zh-HK" w:bidi="en-US"/>
                    </w:rPr>
                  </w:rPrChange>
                </w:rPr>
                <w:t>31</w:t>
              </w:r>
            </w:ins>
            <w:ins w:id="723" w:author="Guest User" w:date="2026-06-22T16:17:00Z" w16du:dateUtc="2026-06-22T16:17:24Z">
              <w:r w:rsidRPr="33F6325B">
                <w:rPr>
                  <w:rFonts w:ascii="Times New Roman" w:eastAsia="Times New Roman" w:hAnsi="Times New Roman" w:cs="Times New Roman"/>
                  <w:color w:val="222222"/>
                  <w:sz w:val="18"/>
                  <w:szCs w:val="18"/>
                  <w:lang w:val="zh-HK" w:eastAsia="zh-HK" w:bidi="en-US"/>
                  <w:rPrChange w:id="724" w:author="Guest User" w:date="2026-06-22T16:17:00Z" w16du:dateUtc="2026-06-22T16:17:45Z">
                    <w:rPr>
                      <w:rFonts w:ascii="SimSun" w:eastAsia="SimSun" w:hAnsi="SimSun" w:cs="SimSun"/>
                      <w:color w:val="222222"/>
                      <w:sz w:val="18"/>
                      <w:szCs w:val="18"/>
                      <w:lang w:val="zh-HK" w:eastAsia="zh-HK" w:bidi="en-US"/>
                    </w:rPr>
                  </w:rPrChange>
                </w:rPr>
                <w:t xml:space="preserve"> </w:t>
              </w:r>
            </w:ins>
            <w:ins w:id="725" w:author="Guest User" w:date="2026-06-16T08:58:00Z" w16du:dateUtc="2026-06-16T08:58:59Z">
              <w:r w:rsidRPr="33F6325B">
                <w:rPr>
                  <w:rFonts w:ascii="SimSun" w:eastAsia="SimSun" w:hAnsi="SimSun" w:cs="SimSun"/>
                  <w:color w:val="222222"/>
                  <w:sz w:val="18"/>
                  <w:szCs w:val="18"/>
                  <w:lang w:val="zh-HK" w:eastAsia="zh-HK" w:bidi="en-US"/>
                </w:rPr>
                <w:t>日</w:t>
              </w:r>
            </w:ins>
            <w:del w:id="726" w:author="Guest User" w:date="2026-06-16T08:58:00Z" w16du:dateUtc="2026-06-16T08:58:56Z">
              <w:r w:rsidR="40D82C9D" w:rsidRPr="33F6325B" w:rsidDel="33F6325B">
                <w:rPr>
                  <w:rFonts w:ascii="SimSun" w:eastAsia="SimSun" w:hAnsi="SimSun" w:cs="SimSun"/>
                  <w:color w:val="222222"/>
                  <w:sz w:val="18"/>
                  <w:szCs w:val="18"/>
                  <w:lang w:val="zh-HK" w:eastAsia="zh-HK" w:bidi="en-US"/>
                </w:rPr>
                <w:delText>中</w:delText>
              </w:r>
            </w:del>
            <w:r w:rsidRPr="33F6325B">
              <w:rPr>
                <w:rFonts w:ascii="Times New Roman" w:hAnsi="Times New Roman" w:cs="Times New Roman"/>
                <w:color w:val="222222"/>
                <w:sz w:val="18"/>
                <w:szCs w:val="18"/>
                <w:lang w:val="zh-HK" w:eastAsia="zh-HK" w:bidi="en-US"/>
              </w:rPr>
              <w:t xml:space="preserve"> / </w:t>
            </w:r>
            <w:ins w:id="727" w:author="Guest User" w:date="2026-06-16T08:59:00Z" w16du:dateUtc="2026-06-16T08:59:11Z">
              <w:r w:rsidRPr="33F6325B">
                <w:rPr>
                  <w:rFonts w:ascii="Times New Roman" w:hAnsi="Times New Roman" w:cs="Times New Roman"/>
                  <w:color w:val="222222"/>
                  <w:sz w:val="18"/>
                  <w:szCs w:val="18"/>
                  <w:lang w:val="zh-HK" w:eastAsia="zh-HK" w:bidi="en-US"/>
                </w:rPr>
                <w:t>31</w:t>
              </w:r>
            </w:ins>
            <w:ins w:id="728" w:author="Guest User" w:date="2026-06-22T16:16:00Z" w16du:dateUtc="2026-06-22T16:16:31Z">
              <w:r w:rsidRPr="33F6325B">
                <w:rPr>
                  <w:rFonts w:ascii="Times New Roman" w:hAnsi="Times New Roman" w:cs="Times New Roman"/>
                  <w:color w:val="222222"/>
                  <w:sz w:val="18"/>
                  <w:szCs w:val="18"/>
                  <w:lang w:val="zh-HK" w:eastAsia="zh-HK" w:bidi="en-US"/>
                </w:rPr>
                <w:t xml:space="preserve"> </w:t>
              </w:r>
            </w:ins>
            <w:del w:id="729" w:author="Guest User" w:date="2026-06-16T08:59:00Z" w16du:dateUtc="2026-06-16T08:59:09Z">
              <w:r w:rsidR="40D82C9D" w:rsidRPr="33F6325B" w:rsidDel="33F6325B">
                <w:rPr>
                  <w:rFonts w:ascii="Times New Roman" w:hAnsi="Times New Roman" w:cs="Times New Roman"/>
                  <w:color w:val="222222"/>
                  <w:sz w:val="18"/>
                  <w:szCs w:val="18"/>
                  <w:lang w:val="zh-HK" w:eastAsia="zh-HK" w:bidi="en-US"/>
                </w:rPr>
                <w:delText>Mid-</w:delText>
              </w:r>
            </w:del>
            <w:r w:rsidRPr="33F6325B">
              <w:rPr>
                <w:rFonts w:ascii="Times New Roman" w:hAnsi="Times New Roman" w:cs="Times New Roman"/>
                <w:color w:val="222222"/>
                <w:sz w:val="18"/>
                <w:szCs w:val="18"/>
                <w:lang w:val="zh-HK" w:eastAsia="zh-HK" w:bidi="en-US"/>
              </w:rPr>
              <w:t>December 2026</w:t>
            </w:r>
          </w:p>
        </w:tc>
        <w:tc>
          <w:tcPr>
            <w:tcW w:w="7056" w:type="dxa"/>
            <w:tcMar>
              <w:top w:w="80" w:type="dxa"/>
              <w:left w:w="100" w:type="dxa"/>
              <w:bottom w:w="80" w:type="dxa"/>
              <w:right w:w="100" w:type="dxa"/>
            </w:tcMar>
            <w:vAlign w:val="center"/>
          </w:tcPr>
          <w:p w14:paraId="57692B39"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截止提交初賽作品。</w:t>
            </w:r>
            <w:r w:rsidRPr="00AA1D05">
              <w:rPr>
                <w:rFonts w:ascii="Times New Roman" w:hAnsi="Times New Roman" w:cs="Times New Roman"/>
                <w:color w:val="222222"/>
                <w:sz w:val="18"/>
                <w:lang w:val="zh-HK" w:eastAsia="zh-HK" w:bidi="en-US"/>
              </w:rPr>
              <w:br/>
              <w:t>Deadline for first-round submission.</w:t>
            </w:r>
          </w:p>
        </w:tc>
      </w:tr>
      <w:tr w:rsidR="007F76F1" w:rsidRPr="00AA1D05" w14:paraId="064133EE" w14:textId="77777777" w:rsidTr="33F6325B">
        <w:trPr>
          <w:jc w:val="center"/>
        </w:trPr>
        <w:tc>
          <w:tcPr>
            <w:tcW w:w="2880" w:type="dxa"/>
            <w:tcMar>
              <w:top w:w="80" w:type="dxa"/>
              <w:left w:w="100" w:type="dxa"/>
              <w:bottom w:w="80" w:type="dxa"/>
              <w:right w:w="100" w:type="dxa"/>
            </w:tcMar>
            <w:vAlign w:val="center"/>
          </w:tcPr>
          <w:p w14:paraId="7E2D0B33" w14:textId="77777777" w:rsidR="007F76F1" w:rsidRPr="00AA1D05" w:rsidRDefault="00245A90">
            <w:pPr>
              <w:spacing w:line="276" w:lineRule="auto"/>
              <w:rPr>
                <w:rFonts w:ascii="Times New Roman" w:hAnsi="Times New Roman" w:cs="Times New Roman"/>
              </w:rPr>
            </w:pPr>
            <w:r w:rsidRPr="00AA1D05">
              <w:rPr>
                <w:rFonts w:ascii="Times New Roman" w:hAnsi="Times New Roman" w:cs="Times New Roman"/>
                <w:color w:val="222222"/>
                <w:sz w:val="18"/>
                <w:lang w:val="zh-HK" w:eastAsia="zh-HK" w:bidi="en-US"/>
              </w:rPr>
              <w:t xml:space="preserve">2027 </w:t>
            </w:r>
            <w:r w:rsidRPr="00AA1D05">
              <w:rPr>
                <w:rFonts w:ascii="SimSun" w:eastAsia="SimSun" w:hAnsi="SimSun" w:cs="SimSun" w:hint="eastAsia"/>
                <w:color w:val="222222"/>
                <w:sz w:val="18"/>
                <w:lang w:val="zh-HK" w:eastAsia="zh-HK" w:bidi="en-US"/>
              </w:rPr>
              <w:t>年</w:t>
            </w:r>
            <w:r w:rsidRPr="00AA1D05">
              <w:rPr>
                <w:rFonts w:ascii="Times New Roman" w:hAnsi="Times New Roman" w:cs="Times New Roman"/>
                <w:color w:val="222222"/>
                <w:sz w:val="18"/>
                <w:lang w:val="zh-HK" w:eastAsia="zh-HK" w:bidi="en-US"/>
              </w:rPr>
              <w:t xml:space="preserve"> 1 </w:t>
            </w:r>
            <w:r w:rsidRPr="00AA1D05">
              <w:rPr>
                <w:rFonts w:ascii="SimSun" w:eastAsia="SimSun" w:hAnsi="SimSun" w:cs="SimSun" w:hint="eastAsia"/>
                <w:color w:val="222222"/>
                <w:sz w:val="18"/>
                <w:lang w:val="zh-HK" w:eastAsia="zh-HK" w:bidi="en-US"/>
              </w:rPr>
              <w:t>月上旬</w:t>
            </w:r>
            <w:r w:rsidRPr="00AA1D05">
              <w:rPr>
                <w:rFonts w:ascii="Times New Roman" w:hAnsi="Times New Roman" w:cs="Times New Roman"/>
                <w:color w:val="222222"/>
                <w:sz w:val="18"/>
                <w:lang w:val="zh-HK" w:eastAsia="zh-HK" w:bidi="en-US"/>
              </w:rPr>
              <w:t xml:space="preserve"> / Early January 2027</w:t>
            </w:r>
          </w:p>
        </w:tc>
        <w:tc>
          <w:tcPr>
            <w:tcW w:w="7056" w:type="dxa"/>
            <w:tcMar>
              <w:top w:w="80" w:type="dxa"/>
              <w:left w:w="100" w:type="dxa"/>
              <w:bottom w:w="80" w:type="dxa"/>
              <w:right w:w="100" w:type="dxa"/>
            </w:tcMar>
            <w:vAlign w:val="center"/>
          </w:tcPr>
          <w:p w14:paraId="21138E27"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公布入圍名單並安排決賽簡報。</w:t>
            </w:r>
            <w:r w:rsidRPr="00AA1D05">
              <w:rPr>
                <w:rFonts w:ascii="Times New Roman" w:hAnsi="Times New Roman" w:cs="Times New Roman"/>
                <w:color w:val="222222"/>
                <w:sz w:val="18"/>
                <w:lang w:val="zh-HK" w:eastAsia="zh-HK" w:bidi="en-US"/>
              </w:rPr>
              <w:br/>
              <w:t>Announcement of shortlist and arrangement of final presentations.</w:t>
            </w:r>
          </w:p>
        </w:tc>
      </w:tr>
      <w:tr w:rsidR="007F76F1" w:rsidRPr="00AA1D05" w14:paraId="73773D4C" w14:textId="77777777" w:rsidTr="33F6325B">
        <w:trPr>
          <w:jc w:val="center"/>
        </w:trPr>
        <w:tc>
          <w:tcPr>
            <w:tcW w:w="2880" w:type="dxa"/>
            <w:tcMar>
              <w:top w:w="80" w:type="dxa"/>
              <w:left w:w="100" w:type="dxa"/>
              <w:bottom w:w="80" w:type="dxa"/>
              <w:right w:w="100" w:type="dxa"/>
            </w:tcMar>
            <w:vAlign w:val="center"/>
          </w:tcPr>
          <w:p w14:paraId="0E71E910" w14:textId="258D02D4" w:rsidR="007F76F1" w:rsidRPr="00AA1D05" w:rsidRDefault="00245A90">
            <w:pPr>
              <w:spacing w:line="276" w:lineRule="auto"/>
              <w:rPr>
                <w:rFonts w:ascii="Times New Roman" w:hAnsi="Times New Roman" w:cs="Times New Roman"/>
              </w:rPr>
            </w:pPr>
            <w:r w:rsidRPr="00AA1D05">
              <w:rPr>
                <w:rFonts w:ascii="Times New Roman" w:hAnsi="Times New Roman" w:cs="Times New Roman"/>
                <w:color w:val="222222"/>
                <w:sz w:val="18"/>
                <w:lang w:val="zh-HK" w:eastAsia="zh-HK" w:bidi="en-US"/>
              </w:rPr>
              <w:t xml:space="preserve">2027 </w:t>
            </w:r>
            <w:r w:rsidRPr="00AA1D05">
              <w:rPr>
                <w:rFonts w:ascii="SimSun" w:eastAsia="SimSun" w:hAnsi="SimSun" w:cs="SimSun" w:hint="eastAsia"/>
                <w:color w:val="222222"/>
                <w:sz w:val="18"/>
                <w:lang w:val="zh-HK" w:eastAsia="zh-HK" w:bidi="en-US"/>
              </w:rPr>
              <w:t>年</w:t>
            </w:r>
            <w:r w:rsidRPr="00AA1D05">
              <w:rPr>
                <w:rFonts w:ascii="Times New Roman" w:hAnsi="Times New Roman" w:cs="Times New Roman"/>
                <w:color w:val="222222"/>
                <w:sz w:val="18"/>
                <w:lang w:val="zh-HK" w:eastAsia="zh-HK" w:bidi="en-US"/>
              </w:rPr>
              <w:t xml:space="preserve"> 1 </w:t>
            </w:r>
            <w:r w:rsidRPr="00AA1D05">
              <w:rPr>
                <w:rFonts w:ascii="SimSun" w:eastAsia="SimSun" w:hAnsi="SimSun" w:cs="SimSun" w:hint="eastAsia"/>
                <w:color w:val="222222"/>
                <w:sz w:val="18"/>
                <w:lang w:val="zh-HK" w:eastAsia="zh-HK" w:bidi="en-US"/>
              </w:rPr>
              <w:t>月</w:t>
            </w:r>
            <w:r w:rsidR="00304079" w:rsidRPr="00AA1D05">
              <w:rPr>
                <w:rFonts w:ascii="Times New Roman" w:eastAsia="PMingLiU" w:hAnsi="Times New Roman" w:cs="Times New Roman"/>
                <w:color w:val="222222"/>
                <w:sz w:val="18"/>
                <w:lang w:val="zh-HK" w:eastAsia="zh-HK" w:bidi="en-US"/>
              </w:rPr>
              <w:t>中</w:t>
            </w:r>
            <w:r w:rsidR="00304079" w:rsidRPr="00AA1D05">
              <w:rPr>
                <w:rFonts w:ascii="Times New Roman" w:eastAsia="SimSun" w:hAnsi="Times New Roman" w:cs="Times New Roman"/>
                <w:color w:val="222222"/>
                <w:sz w:val="18"/>
                <w:lang w:val="zh-HK" w:eastAsia="zh-HK" w:bidi="en-US"/>
              </w:rPr>
              <w:t>旬</w:t>
            </w:r>
            <w:r w:rsidRPr="00AA1D05">
              <w:rPr>
                <w:rFonts w:ascii="Times New Roman" w:hAnsi="Times New Roman" w:cs="Times New Roman"/>
                <w:color w:val="222222"/>
                <w:sz w:val="18"/>
                <w:lang w:val="zh-HK" w:eastAsia="zh-HK" w:bidi="en-US"/>
              </w:rPr>
              <w:t xml:space="preserve"> / </w:t>
            </w:r>
            <w:r w:rsidR="00304079" w:rsidRPr="00AA1D05">
              <w:rPr>
                <w:rFonts w:ascii="Times New Roman" w:hAnsi="Times New Roman" w:cs="Times New Roman"/>
                <w:color w:val="222222"/>
                <w:sz w:val="18"/>
                <w:lang w:val="zh-HK" w:eastAsia="zh-HK" w:bidi="en-US"/>
              </w:rPr>
              <w:t>M</w:t>
            </w:r>
            <w:r w:rsidR="00304079" w:rsidRPr="00AA1D05">
              <w:rPr>
                <w:rFonts w:ascii="Times New Roman" w:eastAsia="SimSun" w:hAnsi="Times New Roman" w:cs="Times New Roman"/>
                <w:color w:val="222222"/>
                <w:sz w:val="18"/>
                <w:lang w:val="zh-HK" w:eastAsia="zh-HK" w:bidi="en-US"/>
              </w:rPr>
              <w:t>id</w:t>
            </w:r>
            <w:r w:rsidRPr="00AA1D05">
              <w:rPr>
                <w:rFonts w:ascii="Times New Roman" w:hAnsi="Times New Roman" w:cs="Times New Roman"/>
                <w:color w:val="222222"/>
                <w:sz w:val="18"/>
                <w:lang w:val="zh-HK" w:eastAsia="zh-HK" w:bidi="en-US"/>
              </w:rPr>
              <w:t xml:space="preserve"> January 2027</w:t>
            </w:r>
          </w:p>
        </w:tc>
        <w:tc>
          <w:tcPr>
            <w:tcW w:w="7056" w:type="dxa"/>
            <w:tcMar>
              <w:top w:w="80" w:type="dxa"/>
              <w:left w:w="100" w:type="dxa"/>
              <w:bottom w:w="80" w:type="dxa"/>
              <w:right w:w="100" w:type="dxa"/>
            </w:tcMar>
            <w:vAlign w:val="center"/>
          </w:tcPr>
          <w:p w14:paraId="4306B5BF" w14:textId="77777777" w:rsidR="007F76F1" w:rsidRPr="00AA1D05" w:rsidRDefault="00245A90">
            <w:pPr>
              <w:spacing w:line="276" w:lineRule="auto"/>
              <w:rPr>
                <w:rFonts w:ascii="Times New Roman" w:hAnsi="Times New Roman" w:cs="Times New Roman"/>
              </w:rPr>
            </w:pPr>
            <w:r w:rsidRPr="00AA1D05">
              <w:rPr>
                <w:rFonts w:ascii="SimSun" w:eastAsia="SimSun" w:hAnsi="SimSun" w:cs="SimSun" w:hint="eastAsia"/>
                <w:color w:val="222222"/>
                <w:sz w:val="18"/>
                <w:lang w:val="zh-HK" w:eastAsia="zh-HK" w:bidi="en-US"/>
              </w:rPr>
              <w:t>決賽及頒獎典禮。</w:t>
            </w:r>
            <w:r w:rsidRPr="00AA1D05">
              <w:rPr>
                <w:rFonts w:ascii="Times New Roman" w:hAnsi="Times New Roman" w:cs="Times New Roman"/>
                <w:color w:val="222222"/>
                <w:sz w:val="18"/>
                <w:lang w:val="zh-HK" w:eastAsia="zh-HK" w:bidi="en-US"/>
              </w:rPr>
              <w:br/>
              <w:t>Final presentation and award ceremony.</w:t>
            </w:r>
          </w:p>
        </w:tc>
      </w:tr>
    </w:tbl>
    <w:p w14:paraId="40776F71" w14:textId="55C9D028" w:rsidR="007F76F1" w:rsidRPr="00AA1D05" w:rsidRDefault="00245A90">
      <w:pPr>
        <w:spacing w:before="240" w:after="80" w:line="264" w:lineRule="auto"/>
        <w:rPr>
          <w:rFonts w:ascii="Times New Roman" w:hAnsi="Times New Roman" w:cs="Times New Roman"/>
          <w:lang w:eastAsia="zh-HK"/>
        </w:rPr>
      </w:pPr>
      <w:del w:id="730" w:author="Guest User" w:date="2026-06-22T17:00:00Z" w16du:dateUtc="2026-06-22T17:00:39Z">
        <w:r w:rsidRPr="33F6325B" w:rsidDel="33F6325B">
          <w:rPr>
            <w:rFonts w:ascii="SimSun" w:eastAsia="SimSun" w:hAnsi="SimSun" w:cs="SimSun"/>
            <w:b/>
            <w:bCs/>
            <w:color w:val="8A1C1C"/>
            <w:sz w:val="28"/>
            <w:szCs w:val="28"/>
            <w:lang w:val="zh-HK" w:eastAsia="zh-HK" w:bidi="en-US"/>
          </w:rPr>
          <w:delText>十一</w:delText>
        </w:r>
      </w:del>
      <w:ins w:id="731" w:author="Guest User" w:date="2026-06-22T17:00:00Z" w16du:dateUtc="2026-06-22T17:00:42Z">
        <w:r w:rsidR="33F6325B" w:rsidRPr="33F6325B">
          <w:rPr>
            <w:rFonts w:ascii="SimSun" w:eastAsia="SimSun" w:hAnsi="SimSun" w:cs="SimSun"/>
            <w:b/>
            <w:bCs/>
            <w:color w:val="8A1C1C"/>
            <w:sz w:val="28"/>
            <w:szCs w:val="28"/>
            <w:lang w:val="zh-HK" w:eastAsia="zh-HK" w:bidi="en-US"/>
          </w:rPr>
          <w:t>十</w:t>
        </w:r>
      </w:ins>
      <w:r w:rsidR="33F6325B" w:rsidRPr="33F6325B">
        <w:rPr>
          <w:rFonts w:ascii="SimSun" w:eastAsia="SimSun" w:hAnsi="SimSun" w:cs="SimSun"/>
          <w:b/>
          <w:bCs/>
          <w:color w:val="8A1C1C"/>
          <w:sz w:val="28"/>
          <w:szCs w:val="28"/>
          <w:lang w:val="zh-HK" w:eastAsia="zh-HK" w:bidi="en-US"/>
        </w:rPr>
        <w:t>、培訓及支援安排</w:t>
      </w:r>
      <w:r w:rsidR="33F6325B" w:rsidRPr="33F6325B">
        <w:rPr>
          <w:rFonts w:ascii="Times New Roman" w:hAnsi="Times New Roman" w:cs="Times New Roman"/>
          <w:b/>
          <w:bCs/>
          <w:color w:val="8A1C1C"/>
          <w:sz w:val="28"/>
          <w:szCs w:val="28"/>
          <w:lang w:val="zh-HK" w:eastAsia="zh-HK" w:bidi="en-US"/>
        </w:rPr>
        <w:t xml:space="preserve"> / </w:t>
      </w:r>
      <w:del w:id="732" w:author="Guest User" w:date="2026-06-22T17:00:00Z" w16du:dateUtc="2026-06-22T17:00:45Z">
        <w:r w:rsidRPr="33F6325B" w:rsidDel="33F6325B">
          <w:rPr>
            <w:rFonts w:ascii="Times New Roman" w:hAnsi="Times New Roman" w:cs="Times New Roman"/>
            <w:b/>
            <w:bCs/>
            <w:color w:val="8A1C1C"/>
            <w:sz w:val="28"/>
            <w:szCs w:val="28"/>
            <w:lang w:val="zh-HK" w:eastAsia="zh-HK" w:bidi="en-US"/>
          </w:rPr>
          <w:delText>11</w:delText>
        </w:r>
      </w:del>
      <w:ins w:id="733" w:author="Guest User" w:date="2026-06-22T17:00:00Z" w16du:dateUtc="2026-06-22T17:00:47Z">
        <w:r w:rsidR="33F6325B" w:rsidRPr="33F6325B">
          <w:rPr>
            <w:rFonts w:ascii="Times New Roman" w:hAnsi="Times New Roman" w:cs="Times New Roman"/>
            <w:b/>
            <w:bCs/>
            <w:color w:val="8A1C1C"/>
            <w:sz w:val="28"/>
            <w:szCs w:val="28"/>
            <w:lang w:val="zh-HK" w:eastAsia="zh-HK" w:bidi="en-US"/>
          </w:rPr>
          <w:t>10</w:t>
        </w:r>
      </w:ins>
      <w:r w:rsidR="33F6325B" w:rsidRPr="33F6325B">
        <w:rPr>
          <w:rFonts w:ascii="Times New Roman" w:hAnsi="Times New Roman" w:cs="Times New Roman"/>
          <w:b/>
          <w:bCs/>
          <w:color w:val="8A1C1C"/>
          <w:sz w:val="28"/>
          <w:szCs w:val="28"/>
          <w:lang w:val="zh-HK" w:eastAsia="zh-HK" w:bidi="en-US"/>
        </w:rPr>
        <w:t>. Training and Support</w:t>
      </w:r>
    </w:p>
    <w:p w14:paraId="40FB0C01" w14:textId="39E70079" w:rsidR="007F76F1" w:rsidRPr="00AA1D05" w:rsidRDefault="00245A90">
      <w:pPr>
        <w:spacing w:after="40" w:line="300" w:lineRule="auto"/>
        <w:rPr>
          <w:rFonts w:ascii="Times New Roman" w:hAnsi="Times New Roman" w:cs="Times New Roman"/>
          <w:lang w:eastAsia="zh-TW"/>
        </w:rPr>
      </w:pPr>
      <w:r w:rsidRPr="00AA1D05">
        <w:rPr>
          <w:rFonts w:ascii="SimSun" w:eastAsia="SimSun" w:hAnsi="SimSun" w:cs="SimSun" w:hint="eastAsia"/>
          <w:color w:val="222222"/>
          <w:lang w:val="zh-HK" w:eastAsia="zh-HK" w:bidi="en-US"/>
        </w:rPr>
        <w:t>為提高作品質素並鼓勵更多</w:t>
      </w:r>
      <w:del w:id="734" w:author="KWOK, raymond KF [CHC]" w:date="2026-06-24T13:55:00Z" w16du:dateUtc="2026-06-24T05:55:00Z">
        <w:r w:rsidRPr="001662E7" w:rsidDel="00505316">
          <w:rPr>
            <w:rFonts w:ascii="SimSun" w:eastAsia="SimSun" w:hAnsi="SimSun" w:cs="SimSun" w:hint="eastAsia"/>
            <w:color w:val="222222"/>
            <w:lang w:val="zh-HK" w:eastAsia="zh-HK" w:bidi="en-US"/>
            <w:rPrChange w:id="735" w:author="KWOK, raymond KF [CHC]" w:date="2026-06-24T13:55:00Z" w16du:dateUtc="2026-06-24T05:55:00Z">
              <w:rPr>
                <w:rFonts w:ascii="PMingLiU" w:eastAsia="PMingLiU" w:hAnsi="PMingLiU" w:cs="SimSun" w:hint="eastAsia"/>
                <w:color w:val="222222"/>
                <w:lang w:val="zh-HK" w:eastAsia="zh-HK" w:bidi="en-US"/>
              </w:rPr>
            </w:rPrChange>
          </w:rPr>
          <w:delText>文史</w:delText>
        </w:r>
      </w:del>
      <w:ins w:id="736" w:author="KWOK, raymond KF [CHC]" w:date="2026-06-24T13:55:00Z" w16du:dateUtc="2026-06-24T05:55:00Z">
        <w:r w:rsidR="00505316" w:rsidRPr="001662E7">
          <w:rPr>
            <w:rFonts w:ascii="SimSun" w:eastAsia="SimSun" w:hAnsi="SimSun" w:cs="SimSun" w:hint="eastAsia"/>
            <w:color w:val="222222"/>
            <w:lang w:val="zh-HK" w:eastAsia="zh-HK" w:bidi="en-US"/>
            <w:rPrChange w:id="737" w:author="KWOK, raymond KF [CHC]" w:date="2026-06-24T13:55:00Z" w16du:dateUtc="2026-06-24T05:55:00Z">
              <w:rPr>
                <w:rFonts w:ascii="PMingLiU" w:eastAsia="PMingLiU" w:hAnsi="PMingLiU" w:cs="SimSun" w:hint="eastAsia"/>
                <w:color w:val="222222"/>
                <w:lang w:val="zh-HK" w:eastAsia="zh-HK" w:bidi="en-US"/>
              </w:rPr>
            </w:rPrChange>
          </w:rPr>
          <w:t>人文</w:t>
        </w:r>
      </w:ins>
      <w:r w:rsidRPr="00AA1D05">
        <w:rPr>
          <w:rFonts w:ascii="SimSun" w:eastAsia="SimSun" w:hAnsi="SimSun" w:cs="SimSun" w:hint="eastAsia"/>
          <w:color w:val="222222"/>
          <w:lang w:val="zh-HK" w:eastAsia="zh-HK" w:bidi="en-US"/>
        </w:rPr>
        <w:t>學生參與，比賽將配套提供公開培訓資源，包括工作坊、示範影片、範例作品及常見問題頁面。即使學生未具備高階編程能力，仍可先從善用現成</w:t>
      </w:r>
      <w:r w:rsidRPr="00AA1D05">
        <w:rPr>
          <w:rFonts w:ascii="Times New Roman" w:hAnsi="Times New Roman" w:cs="Times New Roman"/>
          <w:color w:val="222222"/>
          <w:lang w:val="zh-HK" w:eastAsia="zh-HK" w:bidi="en-US"/>
        </w:rPr>
        <w:t xml:space="preserve"> AI </w:t>
      </w:r>
      <w:r w:rsidRPr="00AA1D05">
        <w:rPr>
          <w:rFonts w:ascii="SimSun" w:eastAsia="SimSun" w:hAnsi="SimSun" w:cs="SimSun" w:hint="eastAsia"/>
          <w:color w:val="222222"/>
          <w:lang w:val="zh-HK" w:eastAsia="zh-HK" w:bidi="en-US"/>
        </w:rPr>
        <w:t>工具、文本分析與教學設計入手。</w:t>
      </w:r>
    </w:p>
    <w:p w14:paraId="4166D4F5" w14:textId="29AC290B" w:rsidR="33F6325B" w:rsidRDefault="33F6325B" w:rsidP="33F6325B">
      <w:pPr>
        <w:spacing w:after="120" w:line="288" w:lineRule="auto"/>
        <w:rPr>
          <w:del w:id="738" w:author="Guest User" w:date="2026-06-22T09:21:00Z" w16du:dateUtc="2026-06-22T09:21:39Z"/>
          <w:rPrChange w:id="739" w:author="Guest User" w:date="2026-06-22T16:20:00Z">
            <w:rPr>
              <w:del w:id="740" w:author="Guest User" w:date="2026-06-22T09:21:00Z" w16du:dateUtc="2026-06-22T09:21:39Z"/>
              <w:rFonts w:ascii="Times New Roman" w:hAnsi="Times New Roman" w:cs="Times New Roman"/>
              <w:i/>
              <w:iCs/>
              <w:color w:val="555555"/>
              <w:sz w:val="19"/>
              <w:szCs w:val="19"/>
              <w:lang w:val="zh-HK" w:eastAsia="zh-HK" w:bidi="en-US"/>
            </w:rPr>
          </w:rPrChange>
        </w:rPr>
      </w:pPr>
      <w:r w:rsidRPr="33F6325B">
        <w:rPr>
          <w:rFonts w:ascii="Times New Roman" w:hAnsi="Times New Roman" w:cs="Times New Roman"/>
          <w:i/>
          <w:iCs/>
          <w:color w:val="555555"/>
          <w:sz w:val="19"/>
          <w:szCs w:val="19"/>
          <w:lang w:eastAsia="zh-HK" w:bidi="en-US"/>
        </w:rPr>
        <w:t>To raise the quality of submissions and encourage broader participation from humanities students, the competition will be supported by open-access training resources including workshops, demonstration videos, exemplar projects and a frequently asked questions page. Students without advanced programming experience may still begin with effective use of existing AI tools, text analysis and instructional design.</w:t>
      </w:r>
      <w:commentRangeStart w:id="741"/>
    </w:p>
    <w:p w14:paraId="2F611612" w14:textId="3BD2191E" w:rsidR="007F76F1" w:rsidRPr="00AA1D05" w:rsidRDefault="00245A90">
      <w:pPr>
        <w:pStyle w:val="ListBullet"/>
        <w:spacing w:after="40" w:line="293" w:lineRule="auto"/>
        <w:rPr>
          <w:del w:id="742" w:author="Guest User" w:date="2026-06-17T08:48:00Z" w16du:dateUtc="2026-06-17T08:48:02Z"/>
          <w:rFonts w:ascii="SimSun" w:eastAsia="SimSun" w:hAnsi="SimSun" w:cs="SimSun"/>
          <w:rPrChange w:id="743" w:author="Guest User" w:date="2026-06-22T09:23:00Z">
            <w:rPr>
              <w:del w:id="744" w:author="Guest User" w:date="2026-06-17T08:48:00Z" w16du:dateUtc="2026-06-17T08:48:02Z"/>
            </w:rPr>
          </w:rPrChange>
        </w:rPr>
        <w:pPrChange w:id="745" w:author="Guest User" w:date="2026-06-22T09:22:00Z">
          <w:pPr>
            <w:pStyle w:val="ListBullet"/>
            <w:spacing w:after="40" w:line="293" w:lineRule="auto"/>
            <w:ind w:left="288"/>
          </w:pPr>
        </w:pPrChange>
      </w:pPr>
      <w:del w:id="746" w:author="Guest User" w:date="2026-06-17T08:48:00Z" w16du:dateUtc="2026-06-17T08:48:02Z">
        <w:r w:rsidRPr="33F6325B" w:rsidDel="33F6325B">
          <w:rPr>
            <w:rFonts w:ascii="SimSun" w:eastAsia="SimSun" w:hAnsi="SimSun" w:cs="SimSun"/>
            <w:lang w:eastAsia="zh-HK" w:bidi="en-US"/>
            <w:rPrChange w:id="747" w:author="Guest User" w:date="2026-06-22T09:23:00Z" w16du:dateUtc="2026-06-22T09:23:49Z">
              <w:rPr>
                <w:rFonts w:ascii="Times New Roman" w:hAnsi="Times New Roman" w:cs="Times New Roman"/>
                <w:lang w:eastAsia="zh-HK" w:bidi="en-US"/>
              </w:rPr>
            </w:rPrChange>
          </w:rPr>
          <w:delText>Prompting LLMs for Structured Annotation in Historical Chinese Text Processing</w:delText>
        </w:r>
      </w:del>
    </w:p>
    <w:p w14:paraId="6FB1E05A" w14:textId="3B6B932A" w:rsidR="586FF6A1" w:rsidRDefault="586FF6A1" w:rsidP="33F6325B">
      <w:pPr>
        <w:spacing w:after="80" w:line="283" w:lineRule="auto"/>
        <w:ind w:left="792"/>
        <w:rPr>
          <w:del w:id="748" w:author="Guest User" w:date="2026-06-22T16:24:00Z" w16du:dateUtc="2026-06-22T16:24:47Z"/>
          <w:rFonts w:ascii="Times New Roman" w:hAnsi="Times New Roman" w:cs="Times New Roman"/>
          <w:i/>
          <w:iCs/>
          <w:color w:val="555555"/>
          <w:sz w:val="19"/>
          <w:szCs w:val="19"/>
          <w:lang w:val="zh-HK" w:eastAsia="zh-HK" w:bidi="en-US"/>
        </w:rPr>
      </w:pPr>
      <w:del w:id="749" w:author="Guest User" w:date="2026-06-22T16:24:00Z" w16du:dateUtc="2026-06-22T16:24:47Z">
        <w:r w:rsidRPr="33F6325B" w:rsidDel="33F6325B">
          <w:rPr>
            <w:rFonts w:ascii="Times New Roman" w:hAnsi="Times New Roman" w:cs="Times New Roman"/>
            <w:i/>
            <w:iCs/>
            <w:color w:val="555555"/>
            <w:sz w:val="19"/>
            <w:szCs w:val="19"/>
            <w:lang w:val="zh-HK" w:eastAsia="zh-HK" w:bidi="en-US"/>
          </w:rPr>
          <w:delText>Prompting LLMs for Structured Annotation in Historical Chinese Text Processing</w:delText>
        </w:r>
      </w:del>
    </w:p>
    <w:p w14:paraId="06DF557C" w14:textId="79B411BB" w:rsidR="007F76F1" w:rsidRPr="00AA1D05" w:rsidRDefault="00245A90" w:rsidP="33F6325B">
      <w:pPr>
        <w:pStyle w:val="ListBullet"/>
        <w:spacing w:after="40" w:line="293" w:lineRule="auto"/>
        <w:ind w:left="288"/>
        <w:rPr>
          <w:del w:id="750" w:author="Guest User" w:date="2026-06-17T08:52:00Z" w16du:dateUtc="2026-06-17T08:52:54Z"/>
          <w:rFonts w:ascii="SimSun" w:eastAsia="SimSun" w:hAnsi="SimSun" w:cs="SimSun"/>
          <w:lang w:eastAsia="zh-HK"/>
        </w:rPr>
      </w:pPr>
      <w:del w:id="751" w:author="Guest User" w:date="2026-06-17T08:52:00Z" w16du:dateUtc="2026-06-17T08:52:54Z">
        <w:r w:rsidRPr="33F6325B" w:rsidDel="33F6325B">
          <w:rPr>
            <w:rFonts w:ascii="SimSun" w:eastAsia="SimSun" w:hAnsi="SimSun" w:cs="SimSun"/>
            <w:lang w:eastAsia="zh-HK" w:bidi="en-US"/>
            <w:rPrChange w:id="752" w:author="Guest User" w:date="2026-06-22T09:23:00Z" w16du:dateUtc="2026-06-22T09:23:51Z">
              <w:rPr>
                <w:rFonts w:ascii="Times New Roman" w:hAnsi="Times New Roman" w:cs="Times New Roman"/>
                <w:lang w:eastAsia="zh-HK" w:bidi="en-US"/>
              </w:rPr>
            </w:rPrChange>
          </w:rPr>
          <w:delText>Biographical Information Extraction from Historical Texts Using Deep Learning Models</w:delText>
        </w:r>
      </w:del>
    </w:p>
    <w:p w14:paraId="40DF38CF" w14:textId="77777777" w:rsidR="007F76F1" w:rsidRPr="00AA1D05" w:rsidRDefault="00245A90">
      <w:pPr>
        <w:spacing w:after="80" w:line="283" w:lineRule="auto"/>
        <w:ind w:left="792"/>
        <w:rPr>
          <w:del w:id="753" w:author="Guest User" w:date="2026-06-22T16:24:00Z" w16du:dateUtc="2026-06-22T16:24:47Z"/>
          <w:rFonts w:ascii="Times New Roman" w:hAnsi="Times New Roman" w:cs="Times New Roman"/>
        </w:rPr>
      </w:pPr>
      <w:del w:id="754" w:author="Guest User" w:date="2026-06-22T16:24:00Z" w16du:dateUtc="2026-06-22T16:24:47Z">
        <w:r w:rsidRPr="33F6325B" w:rsidDel="33F6325B">
          <w:rPr>
            <w:rFonts w:ascii="Times New Roman" w:hAnsi="Times New Roman" w:cs="Times New Roman"/>
            <w:i/>
            <w:iCs/>
            <w:color w:val="555555"/>
            <w:sz w:val="19"/>
            <w:szCs w:val="19"/>
            <w:lang w:val="zh-HK" w:eastAsia="zh-HK" w:bidi="en-US"/>
          </w:rPr>
          <w:delText>Biographical Information Extraction from Historical Texts Using Deep Learning Models</w:delText>
        </w:r>
      </w:del>
    </w:p>
    <w:p w14:paraId="4E9330F8" w14:textId="7BF3BF55" w:rsidR="007F76F1" w:rsidRPr="00AA1D05" w:rsidRDefault="00245A90" w:rsidP="33F6325B">
      <w:pPr>
        <w:pStyle w:val="ListBullet"/>
        <w:spacing w:after="40" w:line="293" w:lineRule="auto"/>
        <w:ind w:left="288"/>
        <w:rPr>
          <w:del w:id="755" w:author="Guest User" w:date="2026-06-17T08:54:00Z" w16du:dateUtc="2026-06-17T08:54:17Z"/>
          <w:rFonts w:ascii="SimSun" w:eastAsia="SimSun" w:hAnsi="SimSun" w:cs="SimSun"/>
          <w:lang w:val="zh-HK" w:eastAsia="zh-HK" w:bidi="en-US"/>
          <w:rPrChange w:id="756" w:author="Guest User" w:date="2026-06-22T09:23:00Z">
            <w:rPr>
              <w:del w:id="757" w:author="Guest User" w:date="2026-06-17T08:54:00Z" w16du:dateUtc="2026-06-17T08:54:17Z"/>
              <w:rFonts w:ascii="Times New Roman" w:hAnsi="Times New Roman" w:cs="Times New Roman"/>
              <w:lang w:val="zh-HK" w:eastAsia="zh-HK" w:bidi="en-US"/>
            </w:rPr>
          </w:rPrChange>
        </w:rPr>
      </w:pPr>
      <w:del w:id="758" w:author="Guest User" w:date="2026-06-17T08:54:00Z" w16du:dateUtc="2026-06-17T08:54:17Z">
        <w:r w:rsidRPr="33F6325B" w:rsidDel="33F6325B">
          <w:rPr>
            <w:rFonts w:ascii="SimSun" w:eastAsia="SimSun" w:hAnsi="SimSun" w:cs="SimSun"/>
            <w:lang w:val="zh-HK" w:eastAsia="zh-HK" w:bidi="en-US"/>
            <w:rPrChange w:id="759" w:author="Guest User" w:date="2026-06-22T09:23:00Z" w16du:dateUtc="2026-06-22T09:23:53Z">
              <w:rPr>
                <w:rFonts w:ascii="Times New Roman" w:hAnsi="Times New Roman" w:cs="Times New Roman"/>
                <w:lang w:val="zh-HK" w:eastAsia="zh-HK" w:bidi="en-US"/>
              </w:rPr>
            </w:rPrChange>
          </w:rPr>
          <w:delText>Computational Analysis of Ming Shilu</w:delText>
        </w:r>
      </w:del>
    </w:p>
    <w:p w14:paraId="7FCA76C7" w14:textId="77777777" w:rsidR="007F76F1" w:rsidRPr="00AA1D05" w:rsidRDefault="00245A90">
      <w:pPr>
        <w:spacing w:after="80" w:line="283" w:lineRule="auto"/>
        <w:ind w:left="792"/>
        <w:rPr>
          <w:del w:id="760" w:author="Guest User" w:date="2026-06-22T16:24:00Z" w16du:dateUtc="2026-06-22T16:24:47Z"/>
          <w:rFonts w:ascii="Times New Roman" w:hAnsi="Times New Roman" w:cs="Times New Roman"/>
        </w:rPr>
      </w:pPr>
      <w:del w:id="761" w:author="Guest User" w:date="2026-06-22T16:24:00Z" w16du:dateUtc="2026-06-22T16:24:47Z">
        <w:r w:rsidRPr="33F6325B" w:rsidDel="33F6325B">
          <w:rPr>
            <w:rFonts w:ascii="Times New Roman" w:hAnsi="Times New Roman" w:cs="Times New Roman"/>
            <w:i/>
            <w:iCs/>
            <w:color w:val="555555"/>
            <w:sz w:val="19"/>
            <w:szCs w:val="19"/>
            <w:lang w:val="zh-HK" w:eastAsia="zh-HK" w:bidi="en-US"/>
          </w:rPr>
          <w:delText>Computational Analysis of Ming Shilu</w:delText>
        </w:r>
      </w:del>
    </w:p>
    <w:p w14:paraId="153BA496" w14:textId="2CBED04B" w:rsidR="007F76F1" w:rsidRPr="00AA1D05" w:rsidRDefault="00245A90" w:rsidP="33F6325B">
      <w:pPr>
        <w:pStyle w:val="ListBullet"/>
        <w:spacing w:after="40" w:line="293" w:lineRule="auto"/>
        <w:ind w:left="288"/>
        <w:rPr>
          <w:del w:id="762" w:author="Guest User" w:date="2026-06-22T16:24:00Z" w16du:dateUtc="2026-06-22T16:24:47Z"/>
          <w:rFonts w:ascii="SimSun" w:eastAsia="SimSun" w:hAnsi="SimSun" w:cs="SimSun"/>
          <w:lang w:eastAsia="zh-TW"/>
          <w:rPrChange w:id="763" w:author="Guest User" w:date="2026-06-22T09:23:00Z">
            <w:rPr>
              <w:del w:id="764" w:author="Guest User" w:date="2026-06-22T16:24:00Z" w16du:dateUtc="2026-06-22T16:24:47Z"/>
              <w:rFonts w:ascii="Times New Roman" w:hAnsi="Times New Roman" w:cs="Times New Roman"/>
              <w:lang w:eastAsia="zh-TW"/>
            </w:rPr>
          </w:rPrChange>
        </w:rPr>
      </w:pPr>
      <w:del w:id="765" w:author="Guest User" w:date="2026-06-22T16:24:00Z" w16du:dateUtc="2026-06-22T16:24:47Z">
        <w:r w:rsidRPr="33F6325B" w:rsidDel="33F6325B">
          <w:rPr>
            <w:rFonts w:ascii="SimSun" w:eastAsia="SimSun" w:hAnsi="SimSun" w:cs="SimSun"/>
            <w:lang w:val="zh-HK" w:eastAsia="zh-HK" w:bidi="en-US"/>
            <w:rPrChange w:id="766" w:author="Guest User" w:date="2026-06-22T09:23:00Z" w16du:dateUtc="2026-06-22T09:23:40Z">
              <w:rPr>
                <w:rFonts w:ascii="Times New Roman" w:hAnsi="Times New Roman" w:cs="Times New Roman"/>
                <w:lang w:val="zh-HK" w:eastAsia="zh-HK" w:bidi="en-US"/>
              </w:rPr>
            </w:rPrChange>
          </w:rPr>
          <w:delText>LLM</w:delText>
        </w:r>
        <w:r w:rsidRPr="33F6325B" w:rsidDel="33F6325B">
          <w:rPr>
            <w:rFonts w:ascii="SimSun" w:eastAsia="SimSun" w:hAnsi="SimSun" w:cs="SimSun"/>
            <w:lang w:val="zh-HK" w:eastAsia="zh-HK" w:bidi="en-US"/>
          </w:rPr>
          <w:delText>＋知識圖譜＋</w:delText>
        </w:r>
        <w:r w:rsidRPr="33F6325B" w:rsidDel="33F6325B">
          <w:rPr>
            <w:rFonts w:ascii="SimSun" w:eastAsia="SimSun" w:hAnsi="SimSun" w:cs="SimSun"/>
            <w:lang w:val="zh-HK" w:eastAsia="zh-HK" w:bidi="en-US"/>
            <w:rPrChange w:id="767" w:author="Guest User" w:date="2026-06-22T09:23:00Z" w16du:dateUtc="2026-06-22T09:23:40Z">
              <w:rPr>
                <w:rFonts w:ascii="Times New Roman" w:hAnsi="Times New Roman" w:cs="Times New Roman"/>
                <w:lang w:val="zh-HK" w:eastAsia="zh-HK" w:bidi="en-US"/>
              </w:rPr>
            </w:rPrChange>
          </w:rPr>
          <w:delText>GIS</w:delText>
        </w:r>
        <w:r w:rsidRPr="33F6325B" w:rsidDel="33F6325B">
          <w:rPr>
            <w:rFonts w:ascii="SimSun" w:eastAsia="SimSun" w:hAnsi="SimSun" w:cs="SimSun"/>
            <w:lang w:val="zh-HK" w:eastAsia="zh-HK" w:bidi="en-US"/>
            <w:rPrChange w:id="768" w:author="Guest User" w:date="2026-06-22T09:23:00Z" w16du:dateUtc="2026-06-22T09:23:40Z">
              <w:rPr>
                <w:rFonts w:ascii="Times New Roman" w:hAnsi="Times New Roman" w:cs="Times New Roman"/>
                <w:lang w:val="zh-HK" w:eastAsia="zh-HK" w:bidi="en-US"/>
              </w:rPr>
            </w:rPrChange>
          </w:rPr>
          <w:delText xml:space="preserve"> </w:delText>
        </w:r>
        <w:r w:rsidRPr="33F6325B" w:rsidDel="33F6325B">
          <w:rPr>
            <w:rFonts w:ascii="SimSun" w:eastAsia="SimSun" w:hAnsi="SimSun" w:cs="SimSun"/>
            <w:lang w:val="zh-HK" w:eastAsia="zh-HK" w:bidi="en-US"/>
          </w:rPr>
          <w:delText>的多層次歷史文本分析</w:delText>
        </w:r>
      </w:del>
    </w:p>
    <w:p w14:paraId="2C25BE5F" w14:textId="77777777" w:rsidR="007F76F1" w:rsidRPr="00AA1D05" w:rsidRDefault="00245A90">
      <w:pPr>
        <w:spacing w:after="80" w:line="283" w:lineRule="auto"/>
        <w:ind w:left="792"/>
        <w:rPr>
          <w:del w:id="769" w:author="Guest User" w:date="2026-06-22T16:24:00Z" w16du:dateUtc="2026-06-22T16:24:47Z"/>
          <w:rFonts w:ascii="Times New Roman" w:hAnsi="Times New Roman" w:cs="Times New Roman"/>
        </w:rPr>
      </w:pPr>
      <w:del w:id="770" w:author="Guest User" w:date="2026-06-22T16:24:00Z" w16du:dateUtc="2026-06-22T16:24:47Z">
        <w:r w:rsidRPr="33F6325B" w:rsidDel="33F6325B">
          <w:rPr>
            <w:rFonts w:ascii="Times New Roman" w:hAnsi="Times New Roman" w:cs="Times New Roman"/>
            <w:i/>
            <w:iCs/>
            <w:color w:val="555555"/>
            <w:sz w:val="19"/>
            <w:szCs w:val="19"/>
            <w:lang w:val="zh-HK" w:eastAsia="zh-HK" w:bidi="en-US"/>
          </w:rPr>
          <w:delText>Multi-layered historical text analysis with LLMs, knowledge graphs and GIS</w:delText>
        </w:r>
      </w:del>
    </w:p>
    <w:p w14:paraId="3F051EF9" w14:textId="77777777" w:rsidR="007F76F1" w:rsidRPr="00AA1D05" w:rsidRDefault="00245A90">
      <w:pPr>
        <w:pStyle w:val="ListBullet"/>
        <w:spacing w:after="40" w:line="293" w:lineRule="auto"/>
        <w:ind w:left="288"/>
        <w:rPr>
          <w:del w:id="771" w:author="Guest User" w:date="2026-06-17T08:47:00Z" w16du:dateUtc="2026-06-17T08:47:05Z"/>
          <w:rFonts w:ascii="Times New Roman" w:hAnsi="Times New Roman" w:cs="Times New Roman"/>
        </w:rPr>
      </w:pPr>
      <w:del w:id="772" w:author="Guest User" w:date="2026-06-17T08:47:00Z" w16du:dateUtc="2026-06-17T08:47:05Z">
        <w:r w:rsidRPr="33F6325B" w:rsidDel="33F6325B">
          <w:rPr>
            <w:rFonts w:ascii="Times New Roman" w:hAnsi="Times New Roman" w:cs="Times New Roman"/>
            <w:lang w:val="zh-HK" w:eastAsia="zh-HK" w:bidi="en-US"/>
          </w:rPr>
          <w:delText xml:space="preserve">Chinese Local Gazetteers </w:delText>
        </w:r>
      </w:del>
      <w:del w:id="773" w:author="Guest User" w:date="2026-06-22T16:24:00Z" w16du:dateUtc="2026-06-22T16:24:47Z">
        <w:r w:rsidRPr="33F6325B" w:rsidDel="33F6325B">
          <w:rPr>
            <w:rFonts w:ascii="SimSun" w:eastAsia="SimSun" w:hAnsi="SimSun" w:cs="SimSun"/>
            <w:lang w:val="zh-HK" w:eastAsia="zh-HK" w:bidi="en-US"/>
          </w:rPr>
          <w:delText>圖像分類</w:delText>
        </w:r>
      </w:del>
    </w:p>
    <w:p w14:paraId="428215D7" w14:textId="77777777" w:rsidR="007F76F1" w:rsidRPr="00AA1D05" w:rsidRDefault="00245A90">
      <w:pPr>
        <w:spacing w:after="80" w:line="283" w:lineRule="auto"/>
        <w:ind w:left="792"/>
        <w:rPr>
          <w:ins w:id="774" w:author="Guest User" w:date="2026-06-22T16:24:00Z" w16du:dateUtc="2026-06-22T16:24:52Z"/>
        </w:rPr>
      </w:pPr>
      <w:del w:id="775" w:author="Guest User" w:date="2026-06-17T08:47:00Z" w16du:dateUtc="2026-06-17T08:47:05Z">
        <w:r w:rsidRPr="33F6325B" w:rsidDel="33F6325B">
          <w:rPr>
            <w:rFonts w:ascii="Times New Roman" w:hAnsi="Times New Roman" w:cs="Times New Roman"/>
            <w:i/>
            <w:iCs/>
            <w:color w:val="555555"/>
            <w:sz w:val="19"/>
            <w:szCs w:val="19"/>
            <w:lang w:val="zh-HK" w:eastAsia="zh-HK" w:bidi="en-US"/>
          </w:rPr>
          <w:delText>Image classification for Chinese local gazetteers</w:delText>
        </w:r>
      </w:del>
      <w:commentRangeEnd w:id="741"/>
      <w:r w:rsidRPr="00AA1D05">
        <w:rPr>
          <w:rStyle w:val="CommentReference"/>
          <w:sz w:val="21"/>
          <w:szCs w:val="22"/>
        </w:rPr>
        <w:commentReference w:id="741"/>
      </w:r>
    </w:p>
    <w:p w14:paraId="59F285C7" w14:textId="350DD537" w:rsidR="33F6325B" w:rsidRDefault="33F6325B">
      <w:pPr>
        <w:spacing w:after="40"/>
        <w:rPr>
          <w:ins w:id="776" w:author="Guest User" w:date="2026-06-22T16:24:00Z" w16du:dateUtc="2026-06-22T16:24:59Z"/>
          <w:rFonts w:ascii="SimSun" w:eastAsia="SimSun" w:hAnsi="SimSun" w:cs="SimSun"/>
          <w:szCs w:val="21"/>
          <w:lang w:eastAsia="zh-HK"/>
          <w:rPrChange w:id="777" w:author="Guest User" w:date="2026-06-22T16:25:00Z">
            <w:rPr>
              <w:ins w:id="778" w:author="Guest User" w:date="2026-06-22T16:24:00Z" w16du:dateUtc="2026-06-22T16:24:59Z"/>
              <w:rFonts w:ascii="Aptos" w:eastAsia="Aptos" w:hAnsi="Aptos" w:cs="Aptos"/>
              <w:sz w:val="24"/>
              <w:szCs w:val="24"/>
              <w:lang w:eastAsia="zh-HK"/>
            </w:rPr>
          </w:rPrChange>
        </w:rPr>
        <w:pPrChange w:id="779" w:author="Guest User" w:date="2026-06-22T16:29:00Z">
          <w:pPr/>
        </w:pPrChange>
      </w:pPr>
      <w:ins w:id="780" w:author="Guest User" w:date="2026-06-22T16:24:00Z" w16du:dateUtc="2026-06-22T16:24:59Z">
        <w:r w:rsidRPr="33F6325B">
          <w:rPr>
            <w:rFonts w:ascii="SimSun" w:eastAsia="SimSun" w:hAnsi="SimSun" w:cs="SimSun"/>
            <w:szCs w:val="21"/>
            <w:lang w:eastAsia="zh-TW"/>
            <w:rPrChange w:id="781" w:author="Guest User" w:date="2026-06-22T16:27:00Z" w16du:dateUtc="2026-06-22T16:27:22Z">
              <w:rPr>
                <w:rFonts w:ascii="DengXian" w:eastAsia="DengXian" w:hAnsi="DengXian" w:cs="DengXian"/>
                <w:sz w:val="24"/>
                <w:szCs w:val="24"/>
                <w:u w:val="single"/>
                <w:lang w:eastAsia="zh-TW"/>
              </w:rPr>
            </w:rPrChange>
          </w:rPr>
          <w:t>本比賽將圍繞以下核心專題設計培訓工作坊與案例分享：</w:t>
        </w:r>
        <w:r w:rsidRPr="33F6325B">
          <w:rPr>
            <w:rFonts w:ascii="SimSun" w:eastAsia="SimSun" w:hAnsi="SimSun" w:cs="SimSun"/>
            <w:szCs w:val="21"/>
            <w:lang w:eastAsia="zh-HK"/>
            <w:rPrChange w:id="782" w:author="Guest User" w:date="2026-06-22T16:25:00Z" w16du:dateUtc="2026-06-22T16:25:46Z">
              <w:rPr>
                <w:rFonts w:ascii="Aptos" w:eastAsia="Aptos" w:hAnsi="Aptos" w:cs="Aptos"/>
                <w:sz w:val="24"/>
                <w:szCs w:val="24"/>
                <w:lang w:eastAsia="zh-HK"/>
              </w:rPr>
            </w:rPrChange>
          </w:rPr>
          <w:t xml:space="preserve"> </w:t>
        </w:r>
      </w:ins>
    </w:p>
    <w:p w14:paraId="41A8DDB2" w14:textId="04E30332" w:rsidR="33F6325B" w:rsidRDefault="33F6325B">
      <w:pPr>
        <w:spacing w:after="120" w:line="288" w:lineRule="auto"/>
        <w:rPr>
          <w:ins w:id="783" w:author="Guest User" w:date="2026-06-22T16:24:00Z" w16du:dateUtc="2026-06-22T16:24:59Z"/>
          <w:rFonts w:ascii="Times New Roman" w:eastAsia="Times New Roman" w:hAnsi="Times New Roman" w:cs="Times New Roman"/>
          <w:i/>
          <w:iCs/>
          <w:color w:val="595959" w:themeColor="text1" w:themeTint="A6"/>
          <w:sz w:val="19"/>
          <w:szCs w:val="19"/>
          <w:lang w:eastAsia="zh-HK"/>
          <w:rPrChange w:id="784" w:author="Guest User" w:date="2026-06-22T16:31:00Z">
            <w:rPr>
              <w:ins w:id="785" w:author="Guest User" w:date="2026-06-22T16:24:00Z" w16du:dateUtc="2026-06-22T16:24:59Z"/>
              <w:rFonts w:ascii="Aptos" w:eastAsia="Aptos" w:hAnsi="Aptos" w:cs="Aptos"/>
              <w:i/>
              <w:iCs/>
              <w:sz w:val="24"/>
              <w:szCs w:val="24"/>
              <w:u w:val="single"/>
              <w:lang w:eastAsia="zh-HK"/>
            </w:rPr>
          </w:rPrChange>
        </w:rPr>
        <w:pPrChange w:id="786" w:author="Guest User" w:date="2026-06-22T16:31:00Z">
          <w:pPr/>
        </w:pPrChange>
      </w:pPr>
      <w:ins w:id="787" w:author="Guest User" w:date="2026-06-22T16:24:00Z" w16du:dateUtc="2026-06-22T16:24:59Z">
        <w:r w:rsidRPr="33F6325B">
          <w:rPr>
            <w:rFonts w:ascii="Times New Roman" w:eastAsia="Times New Roman" w:hAnsi="Times New Roman" w:cs="Times New Roman"/>
            <w:i/>
            <w:iCs/>
            <w:color w:val="595959" w:themeColor="text1" w:themeTint="A6"/>
            <w:sz w:val="19"/>
            <w:szCs w:val="19"/>
            <w:lang w:eastAsia="zh-HK"/>
            <w:rPrChange w:id="788" w:author="Guest User" w:date="2026-06-22T16:31:00Z" w16du:dateUtc="2026-06-22T16:31:09Z">
              <w:rPr>
                <w:rFonts w:ascii="Aptos" w:eastAsia="Aptos" w:hAnsi="Aptos" w:cs="Aptos"/>
                <w:i/>
                <w:iCs/>
                <w:sz w:val="24"/>
                <w:szCs w:val="24"/>
                <w:u w:val="single"/>
                <w:lang w:eastAsia="zh-HK"/>
              </w:rPr>
            </w:rPrChange>
          </w:rPr>
          <w:t>The training workshops and case studies will be designed around the following core themes</w:t>
        </w:r>
      </w:ins>
      <w:ins w:id="789" w:author="Guest User" w:date="2026-06-22T16:25:00Z" w16du:dateUtc="2026-06-22T16:25:17Z">
        <w:r w:rsidRPr="33F6325B">
          <w:rPr>
            <w:rFonts w:ascii="Times New Roman" w:eastAsia="Times New Roman" w:hAnsi="Times New Roman" w:cs="Times New Roman"/>
            <w:i/>
            <w:iCs/>
            <w:color w:val="595959" w:themeColor="text1" w:themeTint="A6"/>
            <w:sz w:val="19"/>
            <w:szCs w:val="19"/>
            <w:lang w:eastAsia="zh-HK"/>
            <w:rPrChange w:id="790" w:author="Guest User" w:date="2026-06-22T16:26:00Z" w16du:dateUtc="2026-06-22T16:26:17Z">
              <w:rPr>
                <w:rFonts w:ascii="Aptos" w:eastAsia="Aptos" w:hAnsi="Aptos" w:cs="Aptos"/>
                <w:i/>
                <w:iCs/>
                <w:sz w:val="24"/>
                <w:szCs w:val="24"/>
                <w:u w:val="single"/>
                <w:lang w:eastAsia="zh-HK"/>
              </w:rPr>
            </w:rPrChange>
          </w:rPr>
          <w:t>:</w:t>
        </w:r>
      </w:ins>
    </w:p>
    <w:p w14:paraId="347B8D3E" w14:textId="4917E768" w:rsidR="33F6325B" w:rsidRDefault="33F6325B">
      <w:pPr>
        <w:pStyle w:val="ListParagraph"/>
        <w:numPr>
          <w:ilvl w:val="0"/>
          <w:numId w:val="4"/>
        </w:numPr>
        <w:spacing w:after="40"/>
        <w:rPr>
          <w:ins w:id="791" w:author="Guest User" w:date="2026-06-22T16:25:00Z" w16du:dateUtc="2026-06-22T16:25:11Z"/>
          <w:rFonts w:ascii="SimSun" w:eastAsia="SimSun" w:hAnsi="SimSun" w:cs="SimSun"/>
          <w:szCs w:val="21"/>
          <w:lang w:eastAsia="zh-HK"/>
          <w:rPrChange w:id="792" w:author="Guest User" w:date="2026-06-22T16:25:00Z">
            <w:rPr>
              <w:ins w:id="793" w:author="Guest User" w:date="2026-06-22T16:25:00Z" w16du:dateUtc="2026-06-22T16:25:11Z"/>
              <w:rFonts w:ascii="Aptos" w:eastAsia="Aptos" w:hAnsi="Aptos" w:cs="Aptos"/>
              <w:sz w:val="24"/>
              <w:szCs w:val="24"/>
              <w:lang w:eastAsia="zh-HK"/>
            </w:rPr>
          </w:rPrChange>
        </w:rPr>
        <w:pPrChange w:id="794" w:author="Guest User" w:date="2026-06-22T16:29:00Z">
          <w:pPr/>
        </w:pPrChange>
      </w:pPr>
      <w:ins w:id="795" w:author="Guest User" w:date="2026-06-22T16:25:00Z" w16du:dateUtc="2026-06-22T16:25:11Z">
        <w:r w:rsidRPr="33F6325B">
          <w:rPr>
            <w:rFonts w:ascii="SimSun" w:eastAsia="SimSun" w:hAnsi="SimSun" w:cs="SimSun"/>
            <w:szCs w:val="21"/>
            <w:lang w:eastAsia="zh-TW"/>
            <w:rPrChange w:id="796" w:author="Guest User" w:date="2026-06-22T16:27:00Z" w16du:dateUtc="2026-06-22T16:27:14Z">
              <w:rPr>
                <w:rFonts w:ascii="DengXian" w:eastAsia="DengXian" w:hAnsi="DengXian" w:cs="DengXian"/>
                <w:sz w:val="24"/>
                <w:szCs w:val="24"/>
                <w:u w:val="single"/>
                <w:lang w:eastAsia="zh-TW"/>
              </w:rPr>
            </w:rPrChange>
          </w:rPr>
          <w:t>用大型語言模型提示詞進行歷史中文文本進行結構化標注</w:t>
        </w:r>
        <w:r w:rsidRPr="33F6325B">
          <w:rPr>
            <w:rFonts w:ascii="SimSun" w:eastAsia="SimSun" w:hAnsi="SimSun" w:cs="SimSun"/>
            <w:szCs w:val="21"/>
            <w:lang w:eastAsia="zh-HK"/>
            <w:rPrChange w:id="797" w:author="Guest User" w:date="2026-06-22T16:25:00Z" w16du:dateUtc="2026-06-22T16:25:34Z">
              <w:rPr>
                <w:rFonts w:ascii="Aptos" w:eastAsia="Aptos" w:hAnsi="Aptos" w:cs="Aptos"/>
                <w:sz w:val="24"/>
                <w:szCs w:val="24"/>
                <w:lang w:eastAsia="zh-HK"/>
              </w:rPr>
            </w:rPrChange>
          </w:rPr>
          <w:t xml:space="preserve"> </w:t>
        </w:r>
      </w:ins>
    </w:p>
    <w:p w14:paraId="2CD06219" w14:textId="2C8CAB9A" w:rsidR="33F6325B" w:rsidRDefault="33F6325B">
      <w:pPr>
        <w:spacing w:after="80" w:line="283" w:lineRule="auto"/>
        <w:ind w:left="792"/>
        <w:rPr>
          <w:ins w:id="798" w:author="Guest User" w:date="2026-06-22T16:25:00Z" w16du:dateUtc="2026-06-22T16:25:11Z"/>
          <w:rFonts w:ascii="Times New Roman" w:eastAsia="Times New Roman" w:hAnsi="Times New Roman" w:cs="Times New Roman"/>
          <w:color w:val="595959" w:themeColor="text1" w:themeTint="A6"/>
          <w:sz w:val="19"/>
          <w:szCs w:val="19"/>
          <w:lang w:eastAsia="zh-HK"/>
          <w:rPrChange w:id="799" w:author="Guest User" w:date="2026-06-22T16:32:00Z">
            <w:rPr>
              <w:ins w:id="800" w:author="Guest User" w:date="2026-06-22T16:25:00Z" w16du:dateUtc="2026-06-22T16:25:11Z"/>
              <w:rFonts w:ascii="Aptos" w:eastAsia="Aptos" w:hAnsi="Aptos" w:cs="Aptos"/>
              <w:sz w:val="24"/>
              <w:szCs w:val="24"/>
              <w:lang w:eastAsia="zh-HK"/>
            </w:rPr>
          </w:rPrChange>
        </w:rPr>
        <w:pPrChange w:id="801" w:author="Guest User" w:date="2026-06-22T16:33:00Z">
          <w:pPr/>
        </w:pPrChange>
      </w:pPr>
      <w:ins w:id="802" w:author="Guest User" w:date="2026-06-22T16:25:00Z" w16du:dateUtc="2026-06-22T16:25:11Z">
        <w:r w:rsidRPr="33F6325B">
          <w:rPr>
            <w:rFonts w:ascii="Times New Roman" w:eastAsia="Times New Roman" w:hAnsi="Times New Roman" w:cs="Times New Roman"/>
            <w:i/>
            <w:iCs/>
            <w:color w:val="595959" w:themeColor="text1" w:themeTint="A6"/>
            <w:sz w:val="19"/>
            <w:szCs w:val="19"/>
            <w:lang w:eastAsia="zh-HK"/>
            <w:rPrChange w:id="803" w:author="Guest User" w:date="2026-06-22T16:32:00Z" w16du:dateUtc="2026-06-22T16:32:09Z">
              <w:rPr>
                <w:rFonts w:ascii="Aptos" w:eastAsia="Aptos" w:hAnsi="Aptos" w:cs="Aptos"/>
                <w:i/>
                <w:iCs/>
                <w:sz w:val="24"/>
                <w:szCs w:val="24"/>
                <w:lang w:eastAsia="zh-HK"/>
              </w:rPr>
            </w:rPrChange>
          </w:rPr>
          <w:t>Prompting LLMs for Structured Annotation in Historical Chinese Text Processing</w:t>
        </w:r>
        <w:r w:rsidRPr="33F6325B">
          <w:rPr>
            <w:rFonts w:ascii="Times New Roman" w:eastAsia="Times New Roman" w:hAnsi="Times New Roman" w:cs="Times New Roman"/>
            <w:color w:val="595959" w:themeColor="text1" w:themeTint="A6"/>
            <w:sz w:val="19"/>
            <w:szCs w:val="19"/>
            <w:lang w:eastAsia="zh-HK"/>
            <w:rPrChange w:id="804" w:author="Guest User" w:date="2026-06-22T16:26:00Z" w16du:dateUtc="2026-06-22T16:26:25Z">
              <w:rPr>
                <w:rFonts w:ascii="Aptos" w:eastAsia="Aptos" w:hAnsi="Aptos" w:cs="Aptos"/>
                <w:sz w:val="24"/>
                <w:szCs w:val="24"/>
                <w:lang w:eastAsia="zh-HK"/>
              </w:rPr>
            </w:rPrChange>
          </w:rPr>
          <w:t xml:space="preserve"> </w:t>
        </w:r>
      </w:ins>
    </w:p>
    <w:p w14:paraId="6730F336" w14:textId="264D3087" w:rsidR="33F6325B" w:rsidRDefault="33F6325B">
      <w:pPr>
        <w:pStyle w:val="ListParagraph"/>
        <w:numPr>
          <w:ilvl w:val="0"/>
          <w:numId w:val="3"/>
        </w:numPr>
        <w:spacing w:after="40"/>
        <w:rPr>
          <w:ins w:id="805" w:author="Guest User" w:date="2026-06-22T16:25:00Z" w16du:dateUtc="2026-06-22T16:25:11Z"/>
          <w:rFonts w:ascii="SimSun" w:eastAsia="SimSun" w:hAnsi="SimSun" w:cs="SimSun"/>
          <w:szCs w:val="21"/>
          <w:lang w:eastAsia="zh-HK"/>
          <w:rPrChange w:id="806" w:author="Guest User" w:date="2026-06-22T16:25:00Z">
            <w:rPr>
              <w:ins w:id="807" w:author="Guest User" w:date="2026-06-22T16:25:00Z" w16du:dateUtc="2026-06-22T16:25:11Z"/>
              <w:rFonts w:ascii="Aptos" w:eastAsia="Aptos" w:hAnsi="Aptos" w:cs="Aptos"/>
              <w:sz w:val="24"/>
              <w:szCs w:val="24"/>
              <w:lang w:eastAsia="zh-HK"/>
            </w:rPr>
          </w:rPrChange>
        </w:rPr>
        <w:pPrChange w:id="808" w:author="Guest User" w:date="2026-06-22T16:29:00Z">
          <w:pPr/>
        </w:pPrChange>
      </w:pPr>
      <w:ins w:id="809" w:author="Guest User" w:date="2026-06-22T16:25:00Z" w16du:dateUtc="2026-06-22T16:25:11Z">
        <w:r w:rsidRPr="33F6325B">
          <w:rPr>
            <w:rFonts w:ascii="SimSun" w:eastAsia="SimSun" w:hAnsi="SimSun" w:cs="SimSun"/>
            <w:szCs w:val="21"/>
            <w:lang w:eastAsia="zh-TW"/>
            <w:rPrChange w:id="810" w:author="Guest User" w:date="2026-06-22T16:27:00Z" w16du:dateUtc="2026-06-22T16:27:16Z">
              <w:rPr>
                <w:rFonts w:ascii="DengXian" w:eastAsia="DengXian" w:hAnsi="DengXian" w:cs="DengXian"/>
                <w:sz w:val="24"/>
                <w:szCs w:val="24"/>
                <w:u w:val="single"/>
                <w:lang w:eastAsia="zh-TW"/>
              </w:rPr>
            </w:rPrChange>
          </w:rPr>
          <w:t>中國地方志圖像分類</w:t>
        </w:r>
        <w:r w:rsidRPr="33F6325B">
          <w:rPr>
            <w:rFonts w:ascii="SimSun" w:eastAsia="SimSun" w:hAnsi="SimSun" w:cs="SimSun"/>
            <w:szCs w:val="21"/>
            <w:lang w:eastAsia="zh-HK"/>
            <w:rPrChange w:id="811" w:author="Guest User" w:date="2026-06-22T16:25:00Z" w16du:dateUtc="2026-06-22T16:25:53Z">
              <w:rPr>
                <w:rFonts w:ascii="Aptos" w:eastAsia="Aptos" w:hAnsi="Aptos" w:cs="Aptos"/>
                <w:sz w:val="24"/>
                <w:szCs w:val="24"/>
                <w:lang w:eastAsia="zh-HK"/>
              </w:rPr>
            </w:rPrChange>
          </w:rPr>
          <w:t xml:space="preserve"> </w:t>
        </w:r>
      </w:ins>
    </w:p>
    <w:p w14:paraId="487A8698" w14:textId="67F66F37" w:rsidR="33F6325B" w:rsidRDefault="33F6325B">
      <w:pPr>
        <w:spacing w:after="80" w:line="283" w:lineRule="auto"/>
        <w:ind w:left="792"/>
        <w:rPr>
          <w:ins w:id="812" w:author="Guest User" w:date="2026-06-22T16:25:00Z" w16du:dateUtc="2026-06-22T16:25:11Z"/>
          <w:rFonts w:ascii="Times New Roman" w:eastAsia="Times New Roman" w:hAnsi="Times New Roman" w:cs="Times New Roman"/>
          <w:color w:val="595959" w:themeColor="text1" w:themeTint="A6"/>
          <w:sz w:val="19"/>
          <w:szCs w:val="19"/>
          <w:lang w:eastAsia="zh-HK"/>
          <w:rPrChange w:id="813" w:author="Guest User" w:date="2026-06-22T16:32:00Z">
            <w:rPr>
              <w:ins w:id="814" w:author="Guest User" w:date="2026-06-22T16:25:00Z" w16du:dateUtc="2026-06-22T16:25:11Z"/>
              <w:rFonts w:ascii="Aptos" w:eastAsia="Aptos" w:hAnsi="Aptos" w:cs="Aptos"/>
              <w:sz w:val="24"/>
              <w:szCs w:val="24"/>
              <w:lang w:eastAsia="zh-HK"/>
            </w:rPr>
          </w:rPrChange>
        </w:rPr>
        <w:pPrChange w:id="815" w:author="Guest User" w:date="2026-06-22T16:37:00Z">
          <w:pPr/>
        </w:pPrChange>
      </w:pPr>
      <w:ins w:id="816" w:author="Guest User" w:date="2026-06-22T16:25:00Z" w16du:dateUtc="2026-06-22T16:25:11Z">
        <w:r w:rsidRPr="33F6325B">
          <w:rPr>
            <w:rFonts w:ascii="Times New Roman" w:eastAsia="Times New Roman" w:hAnsi="Times New Roman" w:cs="Times New Roman"/>
            <w:i/>
            <w:iCs/>
            <w:color w:val="595959" w:themeColor="text1" w:themeTint="A6"/>
            <w:sz w:val="19"/>
            <w:szCs w:val="19"/>
            <w:lang w:eastAsia="zh-HK"/>
            <w:rPrChange w:id="817" w:author="Guest User" w:date="2026-06-22T16:32:00Z" w16du:dateUtc="2026-06-22T16:32:13Z">
              <w:rPr>
                <w:rFonts w:ascii="Aptos" w:eastAsia="Aptos" w:hAnsi="Aptos" w:cs="Aptos"/>
                <w:i/>
                <w:iCs/>
                <w:sz w:val="24"/>
                <w:szCs w:val="24"/>
                <w:u w:val="single"/>
                <w:lang w:eastAsia="zh-HK"/>
              </w:rPr>
            </w:rPrChange>
          </w:rPr>
          <w:t>Image classification for Chinese local gazetteers</w:t>
        </w:r>
        <w:r w:rsidRPr="33F6325B">
          <w:rPr>
            <w:rFonts w:ascii="Times New Roman" w:eastAsia="Times New Roman" w:hAnsi="Times New Roman" w:cs="Times New Roman"/>
            <w:color w:val="595959" w:themeColor="text1" w:themeTint="A6"/>
            <w:sz w:val="19"/>
            <w:szCs w:val="19"/>
            <w:lang w:eastAsia="zh-HK"/>
            <w:rPrChange w:id="818" w:author="Guest User" w:date="2026-06-22T16:26:00Z" w16du:dateUtc="2026-06-22T16:26:36Z">
              <w:rPr>
                <w:rFonts w:ascii="Aptos" w:eastAsia="Aptos" w:hAnsi="Aptos" w:cs="Aptos"/>
                <w:sz w:val="24"/>
                <w:szCs w:val="24"/>
                <w:lang w:eastAsia="zh-HK"/>
              </w:rPr>
            </w:rPrChange>
          </w:rPr>
          <w:t xml:space="preserve"> </w:t>
        </w:r>
      </w:ins>
    </w:p>
    <w:p w14:paraId="6CEA291D" w14:textId="243A6D66" w:rsidR="33F6325B" w:rsidRDefault="33F6325B">
      <w:pPr>
        <w:pStyle w:val="ListParagraph"/>
        <w:numPr>
          <w:ilvl w:val="0"/>
          <w:numId w:val="2"/>
        </w:numPr>
        <w:spacing w:after="40"/>
        <w:rPr>
          <w:ins w:id="819" w:author="Guest User" w:date="2026-06-22T16:25:00Z" w16du:dateUtc="2026-06-22T16:25:11Z"/>
          <w:rFonts w:ascii="SimSun" w:eastAsia="SimSun" w:hAnsi="SimSun" w:cs="SimSun"/>
          <w:szCs w:val="21"/>
          <w:lang w:eastAsia="zh-HK"/>
          <w:rPrChange w:id="820" w:author="Guest User" w:date="2026-06-22T16:26:00Z">
            <w:rPr>
              <w:ins w:id="821" w:author="Guest User" w:date="2026-06-22T16:25:00Z" w16du:dateUtc="2026-06-22T16:25:11Z"/>
              <w:rFonts w:ascii="Aptos" w:eastAsia="Aptos" w:hAnsi="Aptos" w:cs="Aptos"/>
              <w:sz w:val="24"/>
              <w:szCs w:val="24"/>
              <w:lang w:eastAsia="zh-HK"/>
            </w:rPr>
          </w:rPrChange>
        </w:rPr>
        <w:pPrChange w:id="822" w:author="Guest User" w:date="2026-06-22T16:29:00Z">
          <w:pPr/>
        </w:pPrChange>
      </w:pPr>
      <w:ins w:id="823" w:author="Guest User" w:date="2026-06-22T16:25:00Z" w16du:dateUtc="2026-06-22T16:25:11Z">
        <w:r w:rsidRPr="33F6325B">
          <w:rPr>
            <w:rFonts w:ascii="SimSun" w:eastAsia="SimSun" w:hAnsi="SimSun" w:cs="SimSun"/>
            <w:szCs w:val="21"/>
            <w:lang w:eastAsia="zh-TW"/>
            <w:rPrChange w:id="824" w:author="Guest User" w:date="2026-06-22T16:27:00Z" w16du:dateUtc="2026-06-22T16:27:12Z">
              <w:rPr>
                <w:rFonts w:ascii="DengXian" w:eastAsia="DengXian" w:hAnsi="DengXian" w:cs="DengXian"/>
                <w:sz w:val="24"/>
                <w:szCs w:val="24"/>
                <w:u w:val="single"/>
                <w:lang w:eastAsia="zh-TW"/>
              </w:rPr>
            </w:rPrChange>
          </w:rPr>
          <w:t>運用深度學習模型從歷史文本中抽取人物傳記資訊</w:t>
        </w:r>
        <w:r w:rsidRPr="33F6325B">
          <w:rPr>
            <w:rFonts w:ascii="SimSun" w:eastAsia="SimSun" w:hAnsi="SimSun" w:cs="SimSun"/>
            <w:szCs w:val="21"/>
            <w:lang w:eastAsia="zh-HK"/>
            <w:rPrChange w:id="825" w:author="Guest User" w:date="2026-06-22T16:25:00Z" w16du:dateUtc="2026-06-22T16:25:59Z">
              <w:rPr>
                <w:rFonts w:ascii="Aptos" w:eastAsia="Aptos" w:hAnsi="Aptos" w:cs="Aptos"/>
                <w:sz w:val="24"/>
                <w:szCs w:val="24"/>
                <w:lang w:eastAsia="zh-HK"/>
              </w:rPr>
            </w:rPrChange>
          </w:rPr>
          <w:t xml:space="preserve"> </w:t>
        </w:r>
      </w:ins>
    </w:p>
    <w:p w14:paraId="52C504B4" w14:textId="393AEA2F" w:rsidR="33F6325B" w:rsidRDefault="33F6325B">
      <w:pPr>
        <w:spacing w:after="80"/>
        <w:ind w:left="792"/>
        <w:rPr>
          <w:ins w:id="826" w:author="Guest User" w:date="2026-06-22T16:25:00Z" w16du:dateUtc="2026-06-22T16:25:11Z"/>
          <w:rFonts w:ascii="Times New Roman" w:eastAsia="Times New Roman" w:hAnsi="Times New Roman" w:cs="Times New Roman"/>
          <w:color w:val="595959" w:themeColor="text1" w:themeTint="A6"/>
          <w:sz w:val="19"/>
          <w:szCs w:val="19"/>
          <w:lang w:eastAsia="zh-HK"/>
          <w:rPrChange w:id="827" w:author="Guest User" w:date="2026-06-22T16:32:00Z">
            <w:rPr>
              <w:ins w:id="828" w:author="Guest User" w:date="2026-06-22T16:25:00Z" w16du:dateUtc="2026-06-22T16:25:11Z"/>
              <w:rFonts w:ascii="Aptos" w:eastAsia="Aptos" w:hAnsi="Aptos" w:cs="Aptos"/>
              <w:sz w:val="24"/>
              <w:szCs w:val="24"/>
              <w:lang w:eastAsia="zh-HK"/>
            </w:rPr>
          </w:rPrChange>
        </w:rPr>
        <w:pPrChange w:id="829" w:author="Guest User" w:date="2026-06-22T16:37:00Z">
          <w:pPr/>
        </w:pPrChange>
      </w:pPr>
      <w:ins w:id="830" w:author="Guest User" w:date="2026-06-22T16:25:00Z" w16du:dateUtc="2026-06-22T16:25:11Z">
        <w:r w:rsidRPr="33F6325B">
          <w:rPr>
            <w:rFonts w:ascii="Times New Roman" w:eastAsia="Times New Roman" w:hAnsi="Times New Roman" w:cs="Times New Roman"/>
            <w:i/>
            <w:iCs/>
            <w:color w:val="595959" w:themeColor="text1" w:themeTint="A6"/>
            <w:sz w:val="19"/>
            <w:szCs w:val="19"/>
            <w:lang w:eastAsia="zh-HK"/>
            <w:rPrChange w:id="831" w:author="Guest User" w:date="2026-06-22T16:32:00Z" w16du:dateUtc="2026-06-22T16:32:15Z">
              <w:rPr>
                <w:rFonts w:ascii="Aptos" w:eastAsia="Aptos" w:hAnsi="Aptos" w:cs="Aptos"/>
                <w:i/>
                <w:iCs/>
                <w:sz w:val="24"/>
                <w:szCs w:val="24"/>
                <w:lang w:eastAsia="zh-HK"/>
              </w:rPr>
            </w:rPrChange>
          </w:rPr>
          <w:lastRenderedPageBreak/>
          <w:t>Biographical Information Extraction from Historical Texts Using Deep Learning Models</w:t>
        </w:r>
        <w:r w:rsidRPr="33F6325B">
          <w:rPr>
            <w:rFonts w:ascii="Times New Roman" w:eastAsia="Times New Roman" w:hAnsi="Times New Roman" w:cs="Times New Roman"/>
            <w:color w:val="595959" w:themeColor="text1" w:themeTint="A6"/>
            <w:sz w:val="19"/>
            <w:szCs w:val="19"/>
            <w:lang w:eastAsia="zh-HK"/>
            <w:rPrChange w:id="832" w:author="Guest User" w:date="2026-06-22T16:26:00Z" w16du:dateUtc="2026-06-22T16:26:46Z">
              <w:rPr>
                <w:rFonts w:ascii="Aptos" w:eastAsia="Aptos" w:hAnsi="Aptos" w:cs="Aptos"/>
                <w:sz w:val="24"/>
                <w:szCs w:val="24"/>
                <w:lang w:eastAsia="zh-HK"/>
              </w:rPr>
            </w:rPrChange>
          </w:rPr>
          <w:t xml:space="preserve"> </w:t>
        </w:r>
      </w:ins>
    </w:p>
    <w:p w14:paraId="59803818" w14:textId="04C8A80F" w:rsidR="33F6325B" w:rsidRDefault="33F6325B">
      <w:pPr>
        <w:pStyle w:val="ListParagraph"/>
        <w:numPr>
          <w:ilvl w:val="0"/>
          <w:numId w:val="1"/>
        </w:numPr>
        <w:spacing w:after="40"/>
        <w:rPr>
          <w:ins w:id="833" w:author="Guest User" w:date="2026-06-22T16:25:00Z" w16du:dateUtc="2026-06-22T16:25:11Z"/>
          <w:rFonts w:ascii="SimSun" w:eastAsia="SimSun" w:hAnsi="SimSun" w:cs="SimSun"/>
          <w:szCs w:val="21"/>
          <w:lang w:eastAsia="zh-HK"/>
          <w:rPrChange w:id="834" w:author="Guest User" w:date="2026-06-22T16:26:00Z">
            <w:rPr>
              <w:ins w:id="835" w:author="Guest User" w:date="2026-06-22T16:25:00Z" w16du:dateUtc="2026-06-22T16:25:11Z"/>
              <w:rFonts w:ascii="Aptos" w:eastAsia="Aptos" w:hAnsi="Aptos" w:cs="Aptos"/>
              <w:sz w:val="24"/>
              <w:szCs w:val="24"/>
              <w:lang w:eastAsia="zh-HK"/>
            </w:rPr>
          </w:rPrChange>
        </w:rPr>
        <w:pPrChange w:id="836" w:author="Guest User" w:date="2026-06-22T16:29:00Z">
          <w:pPr/>
        </w:pPrChange>
      </w:pPr>
      <w:ins w:id="837" w:author="Guest User" w:date="2026-06-22T16:25:00Z" w16du:dateUtc="2026-06-22T16:25:11Z">
        <w:r w:rsidRPr="33F6325B">
          <w:rPr>
            <w:rFonts w:ascii="SimSun" w:eastAsia="SimSun" w:hAnsi="SimSun" w:cs="SimSun"/>
            <w:szCs w:val="21"/>
            <w:lang w:eastAsia="zh-TW"/>
            <w:rPrChange w:id="838" w:author="Guest User" w:date="2026-06-22T16:27:00Z" w16du:dateUtc="2026-06-22T16:27:09Z">
              <w:rPr>
                <w:rFonts w:ascii="DengXian" w:eastAsia="DengXian" w:hAnsi="DengXian" w:cs="DengXian"/>
                <w:sz w:val="24"/>
                <w:szCs w:val="24"/>
                <w:u w:val="single"/>
                <w:lang w:eastAsia="zh-TW"/>
              </w:rPr>
            </w:rPrChange>
          </w:rPr>
          <w:t>大型語言模型</w:t>
        </w:r>
        <w:r w:rsidRPr="33F6325B">
          <w:rPr>
            <w:rFonts w:ascii="SimSun" w:eastAsia="SimSun" w:hAnsi="SimSun" w:cs="SimSun"/>
            <w:szCs w:val="21"/>
            <w:lang w:eastAsia="zh-HK"/>
            <w:rPrChange w:id="839" w:author="Guest User" w:date="2026-06-22T16:26:00Z" w16du:dateUtc="2026-06-22T16:26:05Z">
              <w:rPr>
                <w:rFonts w:ascii="Aptos" w:eastAsia="Aptos" w:hAnsi="Aptos" w:cs="Aptos"/>
                <w:sz w:val="24"/>
                <w:szCs w:val="24"/>
                <w:u w:val="single"/>
                <w:lang w:eastAsia="zh-HK"/>
              </w:rPr>
            </w:rPrChange>
          </w:rPr>
          <w:t>(</w:t>
        </w:r>
        <w:r w:rsidRPr="33F6325B">
          <w:rPr>
            <w:rFonts w:ascii="SimSun" w:eastAsia="SimSun" w:hAnsi="SimSun" w:cs="SimSun"/>
            <w:szCs w:val="21"/>
            <w:lang w:eastAsia="zh-HK"/>
            <w:rPrChange w:id="840" w:author="Guest User" w:date="2026-06-22T16:26:00Z" w16du:dateUtc="2026-06-22T16:26:05Z">
              <w:rPr>
                <w:rFonts w:ascii="Aptos" w:eastAsia="Aptos" w:hAnsi="Aptos" w:cs="Aptos"/>
                <w:sz w:val="24"/>
                <w:szCs w:val="24"/>
                <w:lang w:eastAsia="zh-HK"/>
              </w:rPr>
            </w:rPrChange>
          </w:rPr>
          <w:t>LLM</w:t>
        </w:r>
        <w:r w:rsidRPr="33F6325B">
          <w:rPr>
            <w:rFonts w:ascii="SimSun" w:eastAsia="SimSun" w:hAnsi="SimSun" w:cs="SimSun"/>
            <w:szCs w:val="21"/>
            <w:lang w:eastAsia="zh-HK"/>
            <w:rPrChange w:id="841" w:author="Guest User" w:date="2026-06-22T16:26:00Z" w16du:dateUtc="2026-06-22T16:26:05Z">
              <w:rPr>
                <w:rFonts w:ascii="Aptos" w:eastAsia="Aptos" w:hAnsi="Aptos" w:cs="Aptos"/>
                <w:sz w:val="24"/>
                <w:szCs w:val="24"/>
                <w:u w:val="single"/>
                <w:lang w:eastAsia="zh-HK"/>
              </w:rPr>
            </w:rPrChange>
          </w:rPr>
          <w:t>)</w:t>
        </w:r>
        <w:r w:rsidRPr="33F6325B">
          <w:rPr>
            <w:rFonts w:ascii="SimSun" w:eastAsia="SimSun" w:hAnsi="SimSun" w:cs="SimSun"/>
            <w:szCs w:val="21"/>
            <w:lang w:eastAsia="zh-TW"/>
            <w:rPrChange w:id="842" w:author="Guest User" w:date="2026-06-22T16:26:00Z" w16du:dateUtc="2026-06-22T16:26:05Z">
              <w:rPr>
                <w:rFonts w:ascii="DengXian" w:eastAsia="DengXian" w:hAnsi="DengXian" w:cs="DengXian"/>
                <w:sz w:val="24"/>
                <w:szCs w:val="24"/>
                <w:lang w:eastAsia="zh-TW"/>
              </w:rPr>
            </w:rPrChange>
          </w:rPr>
          <w:t>＋知識圖譜＋</w:t>
        </w:r>
        <w:r w:rsidRPr="33F6325B">
          <w:rPr>
            <w:rFonts w:ascii="SimSun" w:eastAsia="SimSun" w:hAnsi="SimSun" w:cs="SimSun"/>
            <w:szCs w:val="21"/>
            <w:lang w:eastAsia="zh-TW"/>
            <w:rPrChange w:id="843" w:author="Guest User" w:date="2026-06-22T16:26:00Z" w16du:dateUtc="2026-06-22T16:26:05Z">
              <w:rPr>
                <w:rFonts w:ascii="DengXian" w:eastAsia="DengXian" w:hAnsi="DengXian" w:cs="DengXian"/>
                <w:sz w:val="24"/>
                <w:szCs w:val="24"/>
                <w:u w:val="single"/>
                <w:lang w:eastAsia="zh-TW"/>
              </w:rPr>
            </w:rPrChange>
          </w:rPr>
          <w:t>地理資訊系統</w:t>
        </w:r>
        <w:r w:rsidRPr="33F6325B">
          <w:rPr>
            <w:rFonts w:ascii="SimSun" w:eastAsia="SimSun" w:hAnsi="SimSun" w:cs="SimSun"/>
            <w:szCs w:val="21"/>
            <w:lang w:eastAsia="zh-HK"/>
            <w:rPrChange w:id="844" w:author="Guest User" w:date="2026-06-22T16:26:00Z" w16du:dateUtc="2026-06-22T16:26:05Z">
              <w:rPr>
                <w:rFonts w:ascii="Aptos" w:eastAsia="Aptos" w:hAnsi="Aptos" w:cs="Aptos"/>
                <w:sz w:val="24"/>
                <w:szCs w:val="24"/>
                <w:u w:val="single"/>
                <w:lang w:eastAsia="zh-HK"/>
              </w:rPr>
            </w:rPrChange>
          </w:rPr>
          <w:t>(</w:t>
        </w:r>
        <w:r w:rsidRPr="33F6325B">
          <w:rPr>
            <w:rFonts w:ascii="SimSun" w:eastAsia="SimSun" w:hAnsi="SimSun" w:cs="SimSun"/>
            <w:szCs w:val="21"/>
            <w:lang w:eastAsia="zh-HK"/>
            <w:rPrChange w:id="845" w:author="Guest User" w:date="2026-06-22T16:26:00Z" w16du:dateUtc="2026-06-22T16:26:05Z">
              <w:rPr>
                <w:rFonts w:ascii="Aptos" w:eastAsia="Aptos" w:hAnsi="Aptos" w:cs="Aptos"/>
                <w:sz w:val="24"/>
                <w:szCs w:val="24"/>
                <w:lang w:eastAsia="zh-HK"/>
              </w:rPr>
            </w:rPrChange>
          </w:rPr>
          <w:t>GIS</w:t>
        </w:r>
        <w:r w:rsidRPr="33F6325B">
          <w:rPr>
            <w:rFonts w:ascii="SimSun" w:eastAsia="SimSun" w:hAnsi="SimSun" w:cs="SimSun"/>
            <w:szCs w:val="21"/>
            <w:lang w:eastAsia="zh-HK"/>
            <w:rPrChange w:id="846" w:author="Guest User" w:date="2026-06-22T16:26:00Z" w16du:dateUtc="2026-06-22T16:26:05Z">
              <w:rPr>
                <w:rFonts w:ascii="Aptos" w:eastAsia="Aptos" w:hAnsi="Aptos" w:cs="Aptos"/>
                <w:sz w:val="24"/>
                <w:szCs w:val="24"/>
                <w:u w:val="single"/>
                <w:lang w:eastAsia="zh-HK"/>
              </w:rPr>
            </w:rPrChange>
          </w:rPr>
          <w:t>)</w:t>
        </w:r>
        <w:r w:rsidRPr="33F6325B">
          <w:rPr>
            <w:rFonts w:ascii="SimSun" w:eastAsia="SimSun" w:hAnsi="SimSun" w:cs="SimSun"/>
            <w:szCs w:val="21"/>
            <w:lang w:eastAsia="zh-HK"/>
            <w:rPrChange w:id="847" w:author="Guest User" w:date="2026-06-22T16:26:00Z" w16du:dateUtc="2026-06-22T16:26:05Z">
              <w:rPr>
                <w:rFonts w:ascii="Aptos" w:eastAsia="Aptos" w:hAnsi="Aptos" w:cs="Aptos"/>
                <w:sz w:val="24"/>
                <w:szCs w:val="24"/>
                <w:lang w:eastAsia="zh-HK"/>
              </w:rPr>
            </w:rPrChange>
          </w:rPr>
          <w:t xml:space="preserve"> </w:t>
        </w:r>
        <w:r w:rsidRPr="33F6325B">
          <w:rPr>
            <w:rFonts w:ascii="SimSun" w:eastAsia="SimSun" w:hAnsi="SimSun" w:cs="SimSun"/>
            <w:szCs w:val="21"/>
            <w:lang w:eastAsia="zh-TW"/>
            <w:rPrChange w:id="848" w:author="Guest User" w:date="2026-06-22T16:26:00Z" w16du:dateUtc="2026-06-22T16:26:05Z">
              <w:rPr>
                <w:rFonts w:ascii="DengXian" w:eastAsia="DengXian" w:hAnsi="DengXian" w:cs="DengXian"/>
                <w:sz w:val="24"/>
                <w:szCs w:val="24"/>
                <w:lang w:eastAsia="zh-TW"/>
              </w:rPr>
            </w:rPrChange>
          </w:rPr>
          <w:t>的多層次歷史文本分析</w:t>
        </w:r>
        <w:r w:rsidRPr="33F6325B">
          <w:rPr>
            <w:rFonts w:ascii="SimSun" w:eastAsia="SimSun" w:hAnsi="SimSun" w:cs="SimSun"/>
            <w:szCs w:val="21"/>
            <w:lang w:eastAsia="zh-HK"/>
            <w:rPrChange w:id="849" w:author="Guest User" w:date="2026-06-22T16:26:00Z" w16du:dateUtc="2026-06-22T16:26:05Z">
              <w:rPr>
                <w:rFonts w:ascii="Aptos" w:eastAsia="Aptos" w:hAnsi="Aptos" w:cs="Aptos"/>
                <w:sz w:val="24"/>
                <w:szCs w:val="24"/>
                <w:lang w:eastAsia="zh-HK"/>
              </w:rPr>
            </w:rPrChange>
          </w:rPr>
          <w:t xml:space="preserve"> </w:t>
        </w:r>
      </w:ins>
    </w:p>
    <w:p w14:paraId="48B2B3BA" w14:textId="1DF09C41" w:rsidR="33F6325B" w:rsidRDefault="33F6325B">
      <w:pPr>
        <w:spacing w:after="80"/>
        <w:ind w:left="792"/>
        <w:rPr>
          <w:ins w:id="850" w:author="Guest User" w:date="2026-06-22T16:25:00Z" w16du:dateUtc="2026-06-22T16:25:11Z"/>
          <w:rFonts w:ascii="Times New Roman" w:eastAsia="Times New Roman" w:hAnsi="Times New Roman" w:cs="Times New Roman"/>
          <w:color w:val="595959" w:themeColor="text1" w:themeTint="A6"/>
          <w:sz w:val="19"/>
          <w:szCs w:val="19"/>
          <w:lang w:eastAsia="zh-HK"/>
          <w:rPrChange w:id="851" w:author="Guest User" w:date="2026-06-22T16:35:00Z">
            <w:rPr>
              <w:ins w:id="852" w:author="Guest User" w:date="2026-06-22T16:25:00Z" w16du:dateUtc="2026-06-22T16:25:11Z"/>
              <w:rFonts w:ascii="Aptos" w:eastAsia="Aptos" w:hAnsi="Aptos" w:cs="Aptos"/>
              <w:sz w:val="24"/>
              <w:szCs w:val="24"/>
              <w:lang w:eastAsia="zh-HK"/>
            </w:rPr>
          </w:rPrChange>
        </w:rPr>
        <w:pPrChange w:id="853" w:author="Guest User" w:date="2026-06-22T16:37:00Z">
          <w:pPr/>
        </w:pPrChange>
      </w:pPr>
      <w:ins w:id="854" w:author="Guest User" w:date="2026-06-22T16:25:00Z" w16du:dateUtc="2026-06-22T16:25:11Z">
        <w:r w:rsidRPr="33F6325B">
          <w:rPr>
            <w:rFonts w:ascii="Times New Roman" w:eastAsia="Times New Roman" w:hAnsi="Times New Roman" w:cs="Times New Roman"/>
            <w:i/>
            <w:iCs/>
            <w:color w:val="595959" w:themeColor="text1" w:themeTint="A6"/>
            <w:sz w:val="19"/>
            <w:szCs w:val="19"/>
            <w:lang w:eastAsia="zh-HK"/>
            <w:rPrChange w:id="855" w:author="Guest User" w:date="2026-06-22T16:35:00Z" w16du:dateUtc="2026-06-22T16:35:41Z">
              <w:rPr>
                <w:rFonts w:ascii="Aptos" w:eastAsia="Aptos" w:hAnsi="Aptos" w:cs="Aptos"/>
                <w:i/>
                <w:iCs/>
                <w:sz w:val="24"/>
                <w:szCs w:val="24"/>
                <w:lang w:eastAsia="zh-HK"/>
              </w:rPr>
            </w:rPrChange>
          </w:rPr>
          <w:t>Multi-layered historical text analysis with LLMs, knowledge graphs and GIS</w:t>
        </w:r>
      </w:ins>
    </w:p>
    <w:p w14:paraId="41B0E849" w14:textId="10C20AA5" w:rsidR="33F6325B" w:rsidRDefault="33F6325B" w:rsidP="33F6325B">
      <w:pPr>
        <w:spacing w:after="80" w:line="283" w:lineRule="auto"/>
        <w:rPr>
          <w:del w:id="856" w:author="Guest User" w:date="2026-06-17T08:47:00Z" w16du:dateUtc="2026-06-17T08:47:05Z"/>
          <w:rFonts w:ascii="Times New Roman" w:hAnsi="Times New Roman" w:cs="Times New Roman"/>
          <w:i/>
          <w:iCs/>
          <w:color w:val="555555"/>
          <w:sz w:val="19"/>
          <w:szCs w:val="19"/>
          <w:lang w:val="zh-HK" w:eastAsia="zh-HK" w:bidi="en-US"/>
        </w:rPr>
      </w:pPr>
    </w:p>
    <w:p w14:paraId="138CBBB7" w14:textId="0C1A707A" w:rsidR="007F76F1" w:rsidRPr="00AA1D05" w:rsidRDefault="00245A90">
      <w:pPr>
        <w:spacing w:before="240" w:after="80" w:line="264" w:lineRule="auto"/>
        <w:rPr>
          <w:rFonts w:ascii="Times New Roman" w:hAnsi="Times New Roman" w:cs="Times New Roman"/>
        </w:rPr>
      </w:pPr>
      <w:del w:id="857" w:author="Guest User" w:date="2026-06-22T17:00:00Z" w16du:dateUtc="2026-06-22T17:00:50Z">
        <w:r w:rsidRPr="33F6325B" w:rsidDel="33F6325B">
          <w:rPr>
            <w:rFonts w:ascii="SimSun" w:eastAsia="SimSun" w:hAnsi="SimSun" w:cs="SimSun"/>
            <w:b/>
            <w:bCs/>
            <w:color w:val="8A1C1C"/>
            <w:sz w:val="28"/>
            <w:szCs w:val="28"/>
            <w:lang w:val="zh-HK" w:eastAsia="zh-HK" w:bidi="en-US"/>
          </w:rPr>
          <w:delText>十二</w:delText>
        </w:r>
      </w:del>
      <w:ins w:id="858" w:author="Guest User" w:date="2026-06-22T17:00:00Z" w16du:dateUtc="2026-06-22T17:00:59Z">
        <w:r w:rsidR="33F6325B" w:rsidRPr="33F6325B">
          <w:rPr>
            <w:rFonts w:ascii="SimSun" w:eastAsia="SimSun" w:hAnsi="SimSun" w:cs="SimSun"/>
            <w:b/>
            <w:bCs/>
            <w:color w:val="8A1C1C"/>
            <w:sz w:val="28"/>
            <w:szCs w:val="28"/>
            <w:lang w:val="zh-HK" w:eastAsia="zh-HK" w:bidi="en-US"/>
          </w:rPr>
          <w:t>十一</w:t>
        </w:r>
      </w:ins>
      <w:r w:rsidR="33F6325B" w:rsidRPr="33F6325B">
        <w:rPr>
          <w:rFonts w:ascii="SimSun" w:eastAsia="SimSun" w:hAnsi="SimSun" w:cs="SimSun"/>
          <w:b/>
          <w:bCs/>
          <w:color w:val="8A1C1C"/>
          <w:sz w:val="28"/>
          <w:szCs w:val="28"/>
          <w:lang w:val="zh-HK" w:eastAsia="zh-HK" w:bidi="en-US"/>
        </w:rPr>
        <w:t>、</w:t>
      </w:r>
      <w:r w:rsidR="33F6325B" w:rsidRPr="33F6325B">
        <w:rPr>
          <w:rFonts w:ascii="Times New Roman" w:hAnsi="Times New Roman" w:cs="Times New Roman"/>
          <w:b/>
          <w:bCs/>
          <w:color w:val="8A1C1C"/>
          <w:sz w:val="28"/>
          <w:szCs w:val="28"/>
          <w:lang w:val="zh-HK" w:eastAsia="zh-HK" w:bidi="en-US"/>
        </w:rPr>
        <w:t xml:space="preserve">AI </w:t>
      </w:r>
      <w:r w:rsidR="33F6325B" w:rsidRPr="33F6325B">
        <w:rPr>
          <w:rFonts w:ascii="SimSun" w:eastAsia="SimSun" w:hAnsi="SimSun" w:cs="SimSun"/>
          <w:b/>
          <w:bCs/>
          <w:color w:val="8A1C1C"/>
          <w:sz w:val="28"/>
          <w:szCs w:val="28"/>
          <w:lang w:val="zh-HK" w:eastAsia="zh-HK" w:bidi="en-US"/>
        </w:rPr>
        <w:t>使用、學術誠信與版權要求</w:t>
      </w:r>
      <w:r w:rsidR="33F6325B" w:rsidRPr="33F6325B">
        <w:rPr>
          <w:rFonts w:ascii="Times New Roman" w:hAnsi="Times New Roman" w:cs="Times New Roman"/>
          <w:b/>
          <w:bCs/>
          <w:color w:val="8A1C1C"/>
          <w:sz w:val="28"/>
          <w:szCs w:val="28"/>
          <w:lang w:val="zh-HK" w:eastAsia="zh-HK" w:bidi="en-US"/>
        </w:rPr>
        <w:t xml:space="preserve"> / </w:t>
      </w:r>
      <w:del w:id="859" w:author="Guest User" w:date="2026-06-22T17:00:00Z" w16du:dateUtc="2026-06-22T17:00:54Z">
        <w:r w:rsidRPr="33F6325B" w:rsidDel="33F6325B">
          <w:rPr>
            <w:rFonts w:ascii="Times New Roman" w:hAnsi="Times New Roman" w:cs="Times New Roman"/>
            <w:b/>
            <w:bCs/>
            <w:color w:val="8A1C1C"/>
            <w:sz w:val="28"/>
            <w:szCs w:val="28"/>
            <w:lang w:val="zh-HK" w:eastAsia="zh-HK" w:bidi="en-US"/>
          </w:rPr>
          <w:delText>12</w:delText>
        </w:r>
      </w:del>
      <w:ins w:id="860" w:author="Guest User" w:date="2026-06-22T17:00:00Z" w16du:dateUtc="2026-06-22T17:00:55Z">
        <w:r w:rsidR="33F6325B" w:rsidRPr="33F6325B">
          <w:rPr>
            <w:rFonts w:ascii="Times New Roman" w:hAnsi="Times New Roman" w:cs="Times New Roman"/>
            <w:b/>
            <w:bCs/>
            <w:color w:val="8A1C1C"/>
            <w:sz w:val="28"/>
            <w:szCs w:val="28"/>
            <w:lang w:val="zh-HK" w:eastAsia="zh-HK" w:bidi="en-US"/>
          </w:rPr>
          <w:t>1</w:t>
        </w:r>
      </w:ins>
      <w:ins w:id="861" w:author="Guest User" w:date="2026-06-22T17:01:00Z" w16du:dateUtc="2026-06-22T17:01:02Z">
        <w:r w:rsidR="33F6325B" w:rsidRPr="33F6325B">
          <w:rPr>
            <w:rFonts w:ascii="Times New Roman" w:hAnsi="Times New Roman" w:cs="Times New Roman"/>
            <w:b/>
            <w:bCs/>
            <w:color w:val="8A1C1C"/>
            <w:sz w:val="28"/>
            <w:szCs w:val="28"/>
            <w:lang w:val="zh-HK" w:eastAsia="zh-HK" w:bidi="en-US"/>
          </w:rPr>
          <w:t>1</w:t>
        </w:r>
      </w:ins>
      <w:r w:rsidR="33F6325B" w:rsidRPr="33F6325B">
        <w:rPr>
          <w:rFonts w:ascii="Times New Roman" w:hAnsi="Times New Roman" w:cs="Times New Roman"/>
          <w:b/>
          <w:bCs/>
          <w:color w:val="8A1C1C"/>
          <w:sz w:val="28"/>
          <w:szCs w:val="28"/>
          <w:lang w:val="zh-HK" w:eastAsia="zh-HK" w:bidi="en-US"/>
        </w:rPr>
        <w:t>. AI Use, Academic Integrity and Copyright</w:t>
      </w:r>
    </w:p>
    <w:p w14:paraId="190A1075" w14:textId="261ED5A0"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所有作品必須為參賽者原創，不得直接抄襲、</w:t>
      </w:r>
      <w:commentRangeStart w:id="862"/>
      <w:ins w:id="863" w:author="Guest User" w:date="2026-06-17T08:17:00Z" w16du:dateUtc="2026-06-17T08:17:50Z">
        <w:r w:rsidRPr="586FF6A1">
          <w:rPr>
            <w:rFonts w:ascii="SimSun" w:eastAsia="SimSun" w:hAnsi="SimSun" w:cs="SimSun"/>
            <w:lang w:val="zh-HK" w:eastAsia="zh-HK" w:bidi="en-US"/>
          </w:rPr>
          <w:t>代做</w:t>
        </w:r>
      </w:ins>
      <w:commentRangeEnd w:id="862"/>
      <w:r w:rsidR="00245A90" w:rsidRPr="586FF6A1">
        <w:rPr>
          <w:rStyle w:val="CommentReference"/>
          <w:rFonts w:ascii="SimSun" w:eastAsia="SimSun" w:hAnsi="SimSun" w:cs="SimSun"/>
          <w:sz w:val="21"/>
          <w:szCs w:val="22"/>
          <w:lang w:val="zh-HK" w:eastAsia="zh-HK" w:bidi="en-US"/>
        </w:rPr>
        <w:commentReference w:id="862"/>
      </w:r>
      <w:ins w:id="864" w:author="Guest User" w:date="2026-06-17T08:17:00Z" w16du:dateUtc="2026-06-17T08:17:50Z">
        <w:r w:rsidRPr="586FF6A1">
          <w:rPr>
            <w:rFonts w:ascii="SimSun" w:eastAsia="SimSun" w:hAnsi="SimSun" w:cs="SimSun"/>
            <w:lang w:val="zh-HK" w:eastAsia="zh-HK" w:bidi="en-US"/>
          </w:rPr>
          <w:t>、</w:t>
        </w:r>
      </w:ins>
      <w:r w:rsidRPr="586FF6A1">
        <w:rPr>
          <w:rFonts w:ascii="SimSun" w:eastAsia="SimSun" w:hAnsi="SimSun" w:cs="SimSun"/>
          <w:lang w:val="zh-HK" w:eastAsia="zh-HK" w:bidi="en-US"/>
        </w:rPr>
        <w:t>冒用或重複提交曾於其他比賽獲獎之作品。</w:t>
      </w:r>
    </w:p>
    <w:p w14:paraId="32261C17" w14:textId="6F4E9323" w:rsidR="007F76F1" w:rsidRPr="00AA1D05" w:rsidRDefault="33F6325B" w:rsidP="33F6325B">
      <w:pPr>
        <w:spacing w:after="80" w:line="283" w:lineRule="auto"/>
        <w:ind w:left="792"/>
        <w:rPr>
          <w:rFonts w:ascii="Times New Roman" w:hAnsi="Times New Roman" w:cs="Times New Roman"/>
          <w:i/>
          <w:iCs/>
          <w:color w:val="595959" w:themeColor="text1" w:themeTint="A6"/>
          <w:rPrChange w:id="865" w:author="Guest User" w:date="2026-06-22T16:37:00Z">
            <w:rPr>
              <w:rFonts w:ascii="Times New Roman" w:hAnsi="Times New Roman" w:cs="Times New Roman"/>
            </w:rPr>
          </w:rPrChange>
        </w:rPr>
      </w:pPr>
      <w:r w:rsidRPr="33F6325B">
        <w:rPr>
          <w:rFonts w:ascii="Times New Roman" w:hAnsi="Times New Roman" w:cs="Times New Roman"/>
          <w:i/>
          <w:iCs/>
          <w:color w:val="595959" w:themeColor="text1" w:themeTint="A6"/>
          <w:sz w:val="19"/>
          <w:szCs w:val="19"/>
          <w:lang w:val="zh-HK" w:eastAsia="zh-HK" w:bidi="en-US"/>
          <w:rPrChange w:id="866" w:author="Guest User" w:date="2026-06-22T16:37:00Z" w16du:dateUtc="2026-06-22T16:37:36Z">
            <w:rPr>
              <w:rFonts w:ascii="Times New Roman" w:hAnsi="Times New Roman" w:cs="Times New Roman"/>
              <w:i/>
              <w:iCs/>
              <w:color w:val="555555"/>
              <w:sz w:val="19"/>
              <w:szCs w:val="19"/>
              <w:lang w:val="zh-HK" w:eastAsia="zh-HK" w:bidi="en-US"/>
            </w:rPr>
          </w:rPrChange>
        </w:rPr>
        <w:t xml:space="preserve">All entries must be the original work of the participants and must not </w:t>
      </w:r>
      <w:r w:rsidRPr="33F6325B">
        <w:rPr>
          <w:rFonts w:ascii="Times New Roman" w:hAnsi="Times New Roman" w:cs="Times New Roman"/>
          <w:i/>
          <w:iCs/>
          <w:color w:val="595959" w:themeColor="text1" w:themeTint="A6"/>
          <w:sz w:val="19"/>
          <w:szCs w:val="19"/>
          <w:lang w:val="zh-HK" w:eastAsia="zh-HK" w:bidi="en-US"/>
          <w:rPrChange w:id="867" w:author="Guest User" w:date="2026-06-22T16:37:00Z" w16du:dateUtc="2026-06-22T16:37:36Z">
            <w:rPr>
              <w:rFonts w:ascii="Times New Roman" w:hAnsi="Times New Roman" w:cs="Times New Roman"/>
              <w:i/>
              <w:iCs/>
              <w:color w:val="555555"/>
              <w:sz w:val="19"/>
              <w:szCs w:val="19"/>
              <w:lang w:val="zh-HK" w:eastAsia="zh-HK" w:bidi="en-US"/>
            </w:rPr>
          </w:rPrChange>
        </w:rPr>
        <w:t>plagiarise,</w:t>
      </w:r>
      <w:ins w:id="868" w:author="Guest User" w:date="2026-06-17T08:21:00Z" w16du:dateUtc="2026-06-17T08:21:39Z">
        <w:r w:rsidRPr="33F6325B">
          <w:rPr>
            <w:rFonts w:ascii="Times New Roman" w:hAnsi="Times New Roman" w:cs="Times New Roman"/>
            <w:i/>
            <w:iCs/>
            <w:color w:val="595959" w:themeColor="text1" w:themeTint="A6"/>
            <w:sz w:val="19"/>
            <w:szCs w:val="19"/>
            <w:lang w:val="zh-HK" w:eastAsia="zh-HK" w:bidi="en-US"/>
            <w:rPrChange w:id="869" w:author="Guest User" w:date="2026-06-22T16:37:00Z" w16du:dateUtc="2026-06-22T16:37:36Z">
              <w:rPr>
                <w:rFonts w:ascii="Times New Roman" w:hAnsi="Times New Roman" w:cs="Times New Roman"/>
                <w:i/>
                <w:iCs/>
                <w:color w:val="555555"/>
                <w:sz w:val="19"/>
                <w:szCs w:val="19"/>
                <w:lang w:val="zh-HK" w:eastAsia="zh-HK" w:bidi="en-US"/>
              </w:rPr>
            </w:rPrChange>
          </w:rPr>
          <w:t xml:space="preserve"> </w:t>
        </w:r>
      </w:ins>
      <w:ins w:id="870" w:author="Guest User" w:date="2026-06-17T16:21:00Z" w16du:dateUtc="2026-06-17T16:21:56Z">
        <w:r w:rsidRPr="33F6325B">
          <w:rPr>
            <w:rFonts w:ascii="Times New Roman" w:hAnsi="Times New Roman" w:cs="Times New Roman"/>
            <w:i/>
            <w:iCs/>
            <w:color w:val="595959" w:themeColor="text1" w:themeTint="A6"/>
            <w:sz w:val="19"/>
            <w:szCs w:val="19"/>
            <w:lang w:val="zh-HK" w:eastAsia="zh-HK" w:bidi="en-US"/>
            <w:rPrChange w:id="871" w:author="Guest User" w:date="2026-06-22T16:37:00Z" w16du:dateUtc="2026-06-22T16:37:35Z">
              <w:rPr>
                <w:rFonts w:ascii="Times New Roman" w:hAnsi="Times New Roman" w:cs="Times New Roman"/>
                <w:i/>
                <w:iCs/>
                <w:color w:val="555555"/>
                <w:sz w:val="19"/>
                <w:szCs w:val="19"/>
                <w:lang w:val="zh-HK" w:eastAsia="zh-HK" w:bidi="en-US"/>
              </w:rPr>
            </w:rPrChange>
          </w:rPr>
          <w:t>o</w:t>
        </w:r>
      </w:ins>
      <w:r w:rsidRPr="33F6325B">
        <w:rPr>
          <w:rFonts w:ascii="Times New Roman" w:eastAsia="Times New Roman" w:hAnsi="Times New Roman" w:cs="Times New Roman"/>
          <w:i/>
          <w:iCs/>
          <w:color w:val="595959" w:themeColor="text1" w:themeTint="A6"/>
          <w:sz w:val="19"/>
          <w:szCs w:val="19"/>
          <w:lang w:eastAsia="zh-HK"/>
          <w:rPrChange w:id="872" w:author="Guest User" w:date="2026-06-22T16:37:00Z" w16du:dateUtc="2026-06-22T16:37:36Z">
            <w:rPr>
              <w:rFonts w:ascii="Times New Roman" w:eastAsia="Times New Roman" w:hAnsi="Times New Roman" w:cs="Times New Roman"/>
              <w:sz w:val="19"/>
              <w:szCs w:val="19"/>
              <w:lang w:eastAsia="zh-HK"/>
            </w:rPr>
          </w:rPrChange>
        </w:rPr>
        <w:t>utsource</w:t>
      </w:r>
      <w:ins w:id="873" w:author="Guest User" w:date="2026-06-17T08:21:00Z" w16du:dateUtc="2026-06-17T08:21:39Z">
        <w:r w:rsidRPr="33F6325B">
          <w:rPr>
            <w:rFonts w:ascii="Times New Roman" w:hAnsi="Times New Roman" w:cs="Times New Roman"/>
            <w:i/>
            <w:iCs/>
            <w:color w:val="595959" w:themeColor="text1" w:themeTint="A6"/>
            <w:sz w:val="19"/>
            <w:szCs w:val="19"/>
            <w:lang w:val="zh-HK" w:eastAsia="zh-HK" w:bidi="en-US"/>
            <w:rPrChange w:id="874" w:author="Guest User" w:date="2026-06-22T16:37:00Z" w16du:dateUtc="2026-06-22T16:37:36Z">
              <w:rPr>
                <w:rFonts w:ascii="Times New Roman" w:hAnsi="Times New Roman" w:cs="Times New Roman"/>
                <w:i/>
                <w:iCs/>
                <w:color w:val="555555"/>
                <w:sz w:val="19"/>
                <w:szCs w:val="19"/>
                <w:lang w:val="zh-HK" w:eastAsia="zh-HK" w:bidi="en-US"/>
              </w:rPr>
            </w:rPrChange>
          </w:rPr>
          <w:t>,</w:t>
        </w:r>
      </w:ins>
      <w:r w:rsidRPr="33F6325B">
        <w:rPr>
          <w:rFonts w:ascii="Times New Roman" w:hAnsi="Times New Roman" w:cs="Times New Roman"/>
          <w:i/>
          <w:iCs/>
          <w:color w:val="595959" w:themeColor="text1" w:themeTint="A6"/>
          <w:sz w:val="19"/>
          <w:szCs w:val="19"/>
          <w:lang w:val="zh-HK" w:eastAsia="zh-HK" w:bidi="en-US"/>
          <w:rPrChange w:id="875" w:author="Guest User" w:date="2026-06-22T16:37:00Z" w16du:dateUtc="2026-06-22T16:37:36Z">
            <w:rPr>
              <w:rFonts w:ascii="Times New Roman" w:hAnsi="Times New Roman" w:cs="Times New Roman"/>
              <w:i/>
              <w:iCs/>
              <w:color w:val="555555"/>
              <w:sz w:val="19"/>
              <w:szCs w:val="19"/>
              <w:lang w:val="zh-HK" w:eastAsia="zh-HK" w:bidi="en-US"/>
            </w:rPr>
          </w:rPrChange>
        </w:rPr>
        <w:t xml:space="preserve"> misappropriate</w:t>
      </w:r>
      <w:r w:rsidRPr="33F6325B">
        <w:rPr>
          <w:rFonts w:ascii="Times New Roman" w:hAnsi="Times New Roman" w:cs="Times New Roman"/>
          <w:i/>
          <w:iCs/>
          <w:color w:val="595959" w:themeColor="text1" w:themeTint="A6"/>
          <w:sz w:val="19"/>
          <w:szCs w:val="19"/>
          <w:lang w:val="zh-HK" w:eastAsia="zh-HK" w:bidi="en-US"/>
          <w:rPrChange w:id="876" w:author="Guest User" w:date="2026-06-22T16:37:00Z" w16du:dateUtc="2026-06-22T16:37:36Z">
            <w:rPr>
              <w:rFonts w:ascii="Times New Roman" w:hAnsi="Times New Roman" w:cs="Times New Roman"/>
              <w:i/>
              <w:iCs/>
              <w:color w:val="555555"/>
              <w:sz w:val="19"/>
              <w:szCs w:val="19"/>
              <w:lang w:val="zh-HK" w:eastAsia="zh-HK" w:bidi="en-US"/>
            </w:rPr>
          </w:rPrChange>
        </w:rPr>
        <w:t xml:space="preserve"> or re-submit work that has already won awards in other competitions.</w:t>
      </w:r>
    </w:p>
    <w:p w14:paraId="7B10720C"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如作品使用了生成式</w:t>
      </w:r>
      <w:r w:rsidRPr="586FF6A1">
        <w:rPr>
          <w:rFonts w:ascii="Times New Roman" w:hAnsi="Times New Roman" w:cs="Times New Roman"/>
          <w:lang w:val="zh-HK" w:eastAsia="zh-HK" w:bidi="en-US"/>
        </w:rPr>
        <w:t xml:space="preserve"> AI</w:t>
      </w:r>
      <w:r w:rsidRPr="586FF6A1">
        <w:rPr>
          <w:rFonts w:ascii="SimSun" w:eastAsia="SimSun" w:hAnsi="SimSun" w:cs="SimSun"/>
          <w:lang w:val="zh-HK" w:eastAsia="zh-HK" w:bidi="en-US"/>
        </w:rPr>
        <w:t>，必須申報所使用的工具、提示方式、生成內容範圍及人工修訂情況。</w:t>
      </w:r>
    </w:p>
    <w:p w14:paraId="40F43271"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Where generative AI is used, participants must disclose the tools used, the prompting approach, the scope of generated content and the extent of human revision.</w:t>
      </w:r>
    </w:p>
    <w:p w14:paraId="733FEB18"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如主辦單位發現未申報之</w:t>
      </w:r>
      <w:r w:rsidRPr="586FF6A1">
        <w:rPr>
          <w:rFonts w:ascii="Times New Roman" w:hAnsi="Times New Roman" w:cs="Times New Roman"/>
          <w:lang w:val="zh-HK" w:eastAsia="zh-HK" w:bidi="en-US"/>
        </w:rPr>
        <w:t xml:space="preserve"> AI </w:t>
      </w:r>
      <w:r w:rsidRPr="586FF6A1">
        <w:rPr>
          <w:rFonts w:ascii="SimSun" w:eastAsia="SimSun" w:hAnsi="SimSun" w:cs="SimSun"/>
          <w:lang w:val="zh-HK" w:eastAsia="zh-HK" w:bidi="en-US"/>
        </w:rPr>
        <w:t>生成內容、虛假來源、捏造文獻、偽造引文或嚴重學術不當行為，可取消參賽或得獎資格。</w:t>
      </w:r>
    </w:p>
    <w:p w14:paraId="762AF3F2"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The Organising Committee may disqualify entries or revoke awards in cases of undisclosed AI-generated content, fabricated sources, falsified citations or serious academic misconduct.</w:t>
      </w:r>
    </w:p>
    <w:p w14:paraId="68DD9168"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參賽者須遵守版權、私隱、資料保護及研究倫理要求；如使用第三方文本、圖像、地圖、資料集或模型，須確保合法授權或合理引用。</w:t>
      </w:r>
    </w:p>
    <w:p w14:paraId="172044C9"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Participants must comply with copyright, privacy, data protection and research ethics requirements; the use of third-party texts, images, maps, datasets or models must be properly licensed or fairly cited.</w:t>
      </w:r>
    </w:p>
    <w:p w14:paraId="4BFB8C1D"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涉及歷史人物、地理資料、古籍圖像或文化遺產材料者，須注意準確性、脈絡及潛在偏差，並鼓勵在作品中反思</w:t>
      </w:r>
      <w:r w:rsidRPr="586FF6A1">
        <w:rPr>
          <w:rFonts w:ascii="Times New Roman" w:hAnsi="Times New Roman" w:cs="Times New Roman"/>
          <w:lang w:val="zh-HK" w:eastAsia="zh-HK" w:bidi="en-US"/>
        </w:rPr>
        <w:t xml:space="preserve"> AI </w:t>
      </w:r>
      <w:r w:rsidRPr="586FF6A1">
        <w:rPr>
          <w:rFonts w:ascii="SimSun" w:eastAsia="SimSun" w:hAnsi="SimSun" w:cs="SimSun"/>
          <w:lang w:val="zh-HK" w:eastAsia="zh-HK" w:bidi="en-US"/>
        </w:rPr>
        <w:t>的限制。</w:t>
      </w:r>
    </w:p>
    <w:p w14:paraId="4BDDDBDE" w14:textId="156DACBD" w:rsidR="586FF6A1" w:rsidRDefault="774E18FE" w:rsidP="774E18FE">
      <w:pPr>
        <w:spacing w:after="80" w:line="283" w:lineRule="auto"/>
        <w:ind w:left="792"/>
      </w:pPr>
      <w:r w:rsidRPr="774E18FE">
        <w:rPr>
          <w:rFonts w:ascii="Times New Roman" w:hAnsi="Times New Roman" w:cs="Times New Roman"/>
          <w:i/>
          <w:iCs/>
          <w:color w:val="555555"/>
          <w:sz w:val="19"/>
          <w:szCs w:val="19"/>
          <w:lang w:eastAsia="zh-HK" w:bidi="en-US"/>
        </w:rPr>
        <w:t>Projects involving historical figures, geospatial data, rare-book images or cultural heritage materials should attend carefully to accuracy, context and potential bias, and are encouraged to reflect critically on the limitations of AI.</w:t>
      </w:r>
    </w:p>
    <w:p w14:paraId="52FEEF63" w14:textId="7754E396" w:rsidR="007F76F1" w:rsidRPr="00AA1D05" w:rsidRDefault="00245A90">
      <w:pPr>
        <w:spacing w:before="240" w:after="80" w:line="264" w:lineRule="auto"/>
        <w:rPr>
          <w:rFonts w:ascii="Times New Roman" w:hAnsi="Times New Roman" w:cs="Times New Roman"/>
        </w:rPr>
      </w:pPr>
      <w:del w:id="877" w:author="Guest User" w:date="2026-06-22T17:01:00Z" w16du:dateUtc="2026-06-22T17:01:04Z">
        <w:r w:rsidRPr="33F6325B" w:rsidDel="33F6325B">
          <w:rPr>
            <w:rFonts w:ascii="SimSun" w:eastAsia="SimSun" w:hAnsi="SimSun" w:cs="SimSun"/>
            <w:b/>
            <w:bCs/>
            <w:color w:val="8A1C1C"/>
            <w:sz w:val="28"/>
            <w:szCs w:val="28"/>
            <w:lang w:val="zh-HK" w:eastAsia="zh-HK" w:bidi="en-US"/>
          </w:rPr>
          <w:delText>十三</w:delText>
        </w:r>
      </w:del>
      <w:ins w:id="878" w:author="Guest User" w:date="2026-06-22T17:01:00Z" w16du:dateUtc="2026-06-22T17:01:07Z">
        <w:r w:rsidR="33F6325B" w:rsidRPr="33F6325B">
          <w:rPr>
            <w:rFonts w:ascii="SimSun" w:eastAsia="SimSun" w:hAnsi="SimSun" w:cs="SimSun"/>
            <w:b/>
            <w:bCs/>
            <w:color w:val="8A1C1C"/>
            <w:sz w:val="28"/>
            <w:szCs w:val="28"/>
            <w:lang w:val="zh-HK" w:eastAsia="zh-HK" w:bidi="en-US"/>
          </w:rPr>
          <w:t>十二</w:t>
        </w:r>
      </w:ins>
      <w:r w:rsidR="33F6325B" w:rsidRPr="33F6325B">
        <w:rPr>
          <w:rFonts w:ascii="SimSun" w:eastAsia="SimSun" w:hAnsi="SimSun" w:cs="SimSun"/>
          <w:b/>
          <w:bCs/>
          <w:color w:val="8A1C1C"/>
          <w:sz w:val="28"/>
          <w:szCs w:val="28"/>
          <w:lang w:val="zh-HK" w:eastAsia="zh-HK" w:bidi="en-US"/>
        </w:rPr>
        <w:t>、知識產權與公開展示</w:t>
      </w:r>
      <w:r w:rsidR="33F6325B" w:rsidRPr="33F6325B">
        <w:rPr>
          <w:rFonts w:ascii="Times New Roman" w:hAnsi="Times New Roman" w:cs="Times New Roman"/>
          <w:b/>
          <w:bCs/>
          <w:color w:val="8A1C1C"/>
          <w:sz w:val="28"/>
          <w:szCs w:val="28"/>
          <w:lang w:val="zh-HK" w:eastAsia="zh-HK" w:bidi="en-US"/>
        </w:rPr>
        <w:t xml:space="preserve"> / </w:t>
      </w:r>
      <w:del w:id="879" w:author="Guest User" w:date="2026-06-22T17:01:00Z" w16du:dateUtc="2026-06-22T17:01:15Z">
        <w:r w:rsidRPr="33F6325B" w:rsidDel="33F6325B">
          <w:rPr>
            <w:rFonts w:ascii="Times New Roman" w:hAnsi="Times New Roman" w:cs="Times New Roman"/>
            <w:b/>
            <w:bCs/>
            <w:color w:val="8A1C1C"/>
            <w:sz w:val="28"/>
            <w:szCs w:val="28"/>
            <w:lang w:val="zh-HK" w:eastAsia="zh-HK" w:bidi="en-US"/>
          </w:rPr>
          <w:delText>13</w:delText>
        </w:r>
      </w:del>
      <w:ins w:id="880" w:author="Guest User" w:date="2026-06-22T17:01:00Z" w16du:dateUtc="2026-06-22T17:01:17Z">
        <w:r w:rsidR="33F6325B" w:rsidRPr="33F6325B">
          <w:rPr>
            <w:rFonts w:ascii="Times New Roman" w:hAnsi="Times New Roman" w:cs="Times New Roman"/>
            <w:b/>
            <w:bCs/>
            <w:color w:val="8A1C1C"/>
            <w:sz w:val="28"/>
            <w:szCs w:val="28"/>
            <w:lang w:val="zh-HK" w:eastAsia="zh-HK" w:bidi="en-US"/>
          </w:rPr>
          <w:t>12</w:t>
        </w:r>
      </w:ins>
      <w:r w:rsidR="33F6325B" w:rsidRPr="33F6325B">
        <w:rPr>
          <w:rFonts w:ascii="Times New Roman" w:hAnsi="Times New Roman" w:cs="Times New Roman"/>
          <w:b/>
          <w:bCs/>
          <w:color w:val="8A1C1C"/>
          <w:sz w:val="28"/>
          <w:szCs w:val="28"/>
          <w:lang w:val="zh-HK" w:eastAsia="zh-HK" w:bidi="en-US"/>
        </w:rPr>
        <w:t>. Intellectual Property and Public Display</w:t>
      </w:r>
    </w:p>
    <w:p w14:paraId="1932934A"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作品之著作權及知識產權原則上屬參賽者所有。</w:t>
      </w:r>
    </w:p>
    <w:p w14:paraId="44494E0E"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Copyright and intellectual property in the submitted work shall, in principle, remain with the participants.</w:t>
      </w:r>
    </w:p>
    <w:p w14:paraId="4B445690"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參賽者同意主辦單位在註明作者／隊伍的前提下，於網站、社交媒體、教學活動、展覽、宣傳刊物及相關教育用途展示其作品。</w:t>
      </w:r>
    </w:p>
    <w:p w14:paraId="17B9A63C"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Participants agree that the Organising Committee may, with due attribution, display the work on webpages, social media, teaching activities, exhibitions, publicity materials and related educational platforms.</w:t>
      </w:r>
    </w:p>
    <w:p w14:paraId="482B100E" w14:textId="77777777" w:rsidR="007F76F1" w:rsidRPr="00AA1D05" w:rsidRDefault="586FF6A1">
      <w:pPr>
        <w:pStyle w:val="ListBullet"/>
        <w:spacing w:after="40" w:line="293" w:lineRule="auto"/>
        <w:ind w:left="288"/>
        <w:rPr>
          <w:rFonts w:ascii="Times New Roman" w:hAnsi="Times New Roman" w:cs="Times New Roman"/>
          <w:lang w:eastAsia="zh-TW"/>
        </w:rPr>
      </w:pPr>
      <w:r w:rsidRPr="586FF6A1">
        <w:rPr>
          <w:rFonts w:ascii="SimSun" w:eastAsia="SimSun" w:hAnsi="SimSun" w:cs="SimSun"/>
          <w:lang w:val="zh-HK" w:eastAsia="zh-HK" w:bidi="en-US"/>
        </w:rPr>
        <w:t>主辦單位保留對比賽細則、時程及評審安排作出修訂、延長或解釋之權利。</w:t>
      </w:r>
    </w:p>
    <w:p w14:paraId="3713D522"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The Organising Committee reserves the right to revise, extend or interpret the competition rules, timeline and judging arrangements.</w:t>
      </w:r>
    </w:p>
    <w:p w14:paraId="0EE45059" w14:textId="23DD92BE" w:rsidR="007F76F1" w:rsidRPr="00AA1D05" w:rsidRDefault="00245A90">
      <w:pPr>
        <w:spacing w:before="240" w:after="80" w:line="264" w:lineRule="auto"/>
        <w:rPr>
          <w:rFonts w:ascii="Times New Roman" w:hAnsi="Times New Roman" w:cs="Times New Roman"/>
        </w:rPr>
      </w:pPr>
      <w:del w:id="881" w:author="Guest User" w:date="2026-06-22T17:01:00Z" w16du:dateUtc="2026-06-22T17:01:19Z">
        <w:r w:rsidRPr="33F6325B" w:rsidDel="33F6325B">
          <w:rPr>
            <w:rFonts w:ascii="SimSun" w:eastAsia="SimSun" w:hAnsi="SimSun" w:cs="SimSun"/>
            <w:b/>
            <w:bCs/>
            <w:color w:val="8A1C1C"/>
            <w:sz w:val="28"/>
            <w:szCs w:val="28"/>
            <w:lang w:val="zh-HK" w:eastAsia="zh-HK" w:bidi="en-US"/>
          </w:rPr>
          <w:delText>十四</w:delText>
        </w:r>
      </w:del>
      <w:ins w:id="882" w:author="Guest User" w:date="2026-06-22T17:01:00Z" w16du:dateUtc="2026-06-22T17:01:22Z">
        <w:r w:rsidR="33F6325B" w:rsidRPr="33F6325B">
          <w:rPr>
            <w:rFonts w:ascii="SimSun" w:eastAsia="SimSun" w:hAnsi="SimSun" w:cs="SimSun"/>
            <w:b/>
            <w:bCs/>
            <w:color w:val="8A1C1C"/>
            <w:sz w:val="28"/>
            <w:szCs w:val="28"/>
            <w:lang w:val="zh-HK" w:eastAsia="zh-HK" w:bidi="en-US"/>
          </w:rPr>
          <w:t>十三</w:t>
        </w:r>
      </w:ins>
      <w:r w:rsidR="33F6325B" w:rsidRPr="33F6325B">
        <w:rPr>
          <w:rFonts w:ascii="SimSun" w:eastAsia="SimSun" w:hAnsi="SimSun" w:cs="SimSun"/>
          <w:b/>
          <w:bCs/>
          <w:color w:val="8A1C1C"/>
          <w:sz w:val="28"/>
          <w:szCs w:val="28"/>
          <w:lang w:val="zh-HK" w:eastAsia="zh-HK" w:bidi="en-US"/>
        </w:rPr>
        <w:t>、查詢</w:t>
      </w:r>
      <w:r w:rsidR="33F6325B" w:rsidRPr="33F6325B">
        <w:rPr>
          <w:rFonts w:ascii="Times New Roman" w:hAnsi="Times New Roman" w:cs="Times New Roman"/>
          <w:b/>
          <w:bCs/>
          <w:color w:val="8A1C1C"/>
          <w:sz w:val="28"/>
          <w:szCs w:val="28"/>
          <w:lang w:val="zh-HK" w:eastAsia="zh-HK" w:bidi="en-US"/>
        </w:rPr>
        <w:t xml:space="preserve"> / </w:t>
      </w:r>
      <w:del w:id="883" w:author="Guest User" w:date="2026-06-22T17:01:00Z" w16du:dateUtc="2026-06-22T17:01:24Z">
        <w:r w:rsidRPr="33F6325B" w:rsidDel="33F6325B">
          <w:rPr>
            <w:rFonts w:ascii="Times New Roman" w:hAnsi="Times New Roman" w:cs="Times New Roman"/>
            <w:b/>
            <w:bCs/>
            <w:color w:val="8A1C1C"/>
            <w:sz w:val="28"/>
            <w:szCs w:val="28"/>
            <w:lang w:val="zh-HK" w:eastAsia="zh-HK" w:bidi="en-US"/>
          </w:rPr>
          <w:delText>14</w:delText>
        </w:r>
      </w:del>
      <w:ins w:id="884" w:author="Guest User" w:date="2026-06-22T17:01:00Z" w16du:dateUtc="2026-06-22T17:01:25Z">
        <w:r w:rsidR="33F6325B" w:rsidRPr="33F6325B">
          <w:rPr>
            <w:rFonts w:ascii="Times New Roman" w:hAnsi="Times New Roman" w:cs="Times New Roman"/>
            <w:b/>
            <w:bCs/>
            <w:color w:val="8A1C1C"/>
            <w:sz w:val="28"/>
            <w:szCs w:val="28"/>
            <w:lang w:val="zh-HK" w:eastAsia="zh-HK" w:bidi="en-US"/>
          </w:rPr>
          <w:t>13</w:t>
        </w:r>
      </w:ins>
      <w:r w:rsidR="33F6325B" w:rsidRPr="33F6325B">
        <w:rPr>
          <w:rFonts w:ascii="Times New Roman" w:hAnsi="Times New Roman" w:cs="Times New Roman"/>
          <w:b/>
          <w:bCs/>
          <w:color w:val="8A1C1C"/>
          <w:sz w:val="28"/>
          <w:szCs w:val="28"/>
          <w:lang w:val="zh-HK" w:eastAsia="zh-HK" w:bidi="en-US"/>
        </w:rPr>
        <w:t>. Enquiries</w:t>
      </w:r>
    </w:p>
    <w:p w14:paraId="67EB1563" w14:textId="77777777" w:rsidR="007F76F1" w:rsidRPr="00AA1D05" w:rsidRDefault="586FF6A1">
      <w:pPr>
        <w:pStyle w:val="ListBullet"/>
        <w:spacing w:after="40" w:line="293" w:lineRule="auto"/>
        <w:ind w:left="288"/>
        <w:rPr>
          <w:rFonts w:ascii="Times New Roman" w:hAnsi="Times New Roman" w:cs="Times New Roman"/>
        </w:rPr>
      </w:pPr>
      <w:r w:rsidRPr="586FF6A1">
        <w:rPr>
          <w:rFonts w:ascii="SimSun" w:eastAsia="SimSun" w:hAnsi="SimSun" w:cs="SimSun"/>
          <w:lang w:val="zh-HK" w:eastAsia="zh-HK" w:bidi="en-US"/>
        </w:rPr>
        <w:t>官方網址：</w:t>
      </w:r>
      <w:r w:rsidRPr="586FF6A1">
        <w:rPr>
          <w:rFonts w:ascii="Times New Roman" w:hAnsi="Times New Roman" w:cs="Times New Roman"/>
          <w:lang w:val="zh-HK" w:eastAsia="zh-HK" w:bidi="en-US"/>
        </w:rPr>
        <w:t>[</w:t>
      </w:r>
      <w:r w:rsidRPr="586FF6A1">
        <w:rPr>
          <w:rFonts w:ascii="SimSun" w:eastAsia="SimSun" w:hAnsi="SimSun" w:cs="SimSun"/>
          <w:lang w:val="zh-HK" w:eastAsia="zh-HK" w:bidi="en-US"/>
        </w:rPr>
        <w:t>待定</w:t>
      </w:r>
      <w:r w:rsidRPr="586FF6A1">
        <w:rPr>
          <w:rFonts w:ascii="Times New Roman" w:hAnsi="Times New Roman" w:cs="Times New Roman"/>
          <w:lang w:val="zh-HK" w:eastAsia="zh-HK" w:bidi="en-US"/>
        </w:rPr>
        <w:t>]</w:t>
      </w:r>
    </w:p>
    <w:p w14:paraId="40A05380"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Official website: [TBC]</w:t>
      </w:r>
    </w:p>
    <w:p w14:paraId="61B03BDA" w14:textId="77777777" w:rsidR="007F76F1" w:rsidRPr="00AA1D05" w:rsidRDefault="586FF6A1">
      <w:pPr>
        <w:pStyle w:val="ListBullet"/>
        <w:spacing w:after="40" w:line="293" w:lineRule="auto"/>
        <w:ind w:left="288"/>
        <w:rPr>
          <w:rFonts w:ascii="Times New Roman" w:hAnsi="Times New Roman" w:cs="Times New Roman"/>
        </w:rPr>
      </w:pPr>
      <w:r w:rsidRPr="586FF6A1">
        <w:rPr>
          <w:rFonts w:ascii="SimSun" w:eastAsia="SimSun" w:hAnsi="SimSun" w:cs="SimSun"/>
          <w:lang w:val="zh-HK" w:eastAsia="zh-HK" w:bidi="en-US"/>
        </w:rPr>
        <w:t>報名連結：</w:t>
      </w:r>
      <w:r w:rsidRPr="586FF6A1">
        <w:rPr>
          <w:rFonts w:ascii="Times New Roman" w:hAnsi="Times New Roman" w:cs="Times New Roman"/>
          <w:lang w:val="zh-HK" w:eastAsia="zh-HK" w:bidi="en-US"/>
        </w:rPr>
        <w:t>[</w:t>
      </w:r>
      <w:r w:rsidRPr="586FF6A1">
        <w:rPr>
          <w:rFonts w:ascii="SimSun" w:eastAsia="SimSun" w:hAnsi="SimSun" w:cs="SimSun"/>
          <w:lang w:val="zh-HK" w:eastAsia="zh-HK" w:bidi="en-US"/>
        </w:rPr>
        <w:t>待定</w:t>
      </w:r>
      <w:r w:rsidRPr="586FF6A1">
        <w:rPr>
          <w:rFonts w:ascii="Times New Roman" w:hAnsi="Times New Roman" w:cs="Times New Roman"/>
          <w:lang w:val="zh-HK" w:eastAsia="zh-HK" w:bidi="en-US"/>
        </w:rPr>
        <w:t>]</w:t>
      </w:r>
    </w:p>
    <w:p w14:paraId="40F4F8AE" w14:textId="77777777" w:rsidR="007F76F1" w:rsidRPr="00AA1D05" w:rsidRDefault="00245A90">
      <w:pPr>
        <w:spacing w:after="80" w:line="283" w:lineRule="auto"/>
        <w:ind w:left="792"/>
        <w:rPr>
          <w:rFonts w:ascii="Times New Roman" w:hAnsi="Times New Roman" w:cs="Times New Roman"/>
        </w:rPr>
      </w:pPr>
      <w:r w:rsidRPr="00AA1D05">
        <w:rPr>
          <w:rFonts w:ascii="Times New Roman" w:hAnsi="Times New Roman" w:cs="Times New Roman"/>
          <w:i/>
          <w:color w:val="555555"/>
          <w:sz w:val="19"/>
          <w:lang w:val="zh-HK" w:eastAsia="zh-HK" w:bidi="en-US"/>
        </w:rPr>
        <w:t>Registration link: [TBC]</w:t>
      </w:r>
    </w:p>
    <w:p w14:paraId="10F506ED" w14:textId="77777777" w:rsidR="007F76F1" w:rsidRPr="00AA1D05" w:rsidRDefault="586FF6A1">
      <w:pPr>
        <w:pStyle w:val="ListBullet"/>
        <w:spacing w:after="40" w:line="293" w:lineRule="auto"/>
        <w:ind w:left="288"/>
        <w:rPr>
          <w:rFonts w:ascii="Times New Roman" w:hAnsi="Times New Roman" w:cs="Times New Roman"/>
        </w:rPr>
      </w:pPr>
      <w:r w:rsidRPr="586FF6A1">
        <w:rPr>
          <w:rFonts w:ascii="SimSun" w:eastAsia="SimSun" w:hAnsi="SimSun" w:cs="SimSun"/>
          <w:lang w:val="zh-HK" w:eastAsia="zh-HK" w:bidi="en-US"/>
        </w:rPr>
        <w:t>查詢電郵：</w:t>
      </w:r>
      <w:r w:rsidRPr="586FF6A1">
        <w:rPr>
          <w:rFonts w:ascii="Times New Roman" w:hAnsi="Times New Roman" w:cs="Times New Roman"/>
          <w:lang w:val="zh-HK" w:eastAsia="zh-HK" w:bidi="en-US"/>
        </w:rPr>
        <w:t>[</w:t>
      </w:r>
      <w:r w:rsidRPr="586FF6A1">
        <w:rPr>
          <w:rFonts w:ascii="SimSun" w:eastAsia="SimSun" w:hAnsi="SimSun" w:cs="SimSun"/>
          <w:lang w:val="zh-HK" w:eastAsia="zh-HK" w:bidi="en-US"/>
        </w:rPr>
        <w:t>待定</w:t>
      </w:r>
      <w:r w:rsidRPr="586FF6A1">
        <w:rPr>
          <w:rFonts w:ascii="Times New Roman" w:hAnsi="Times New Roman" w:cs="Times New Roman"/>
          <w:lang w:val="zh-HK" w:eastAsia="zh-HK" w:bidi="en-US"/>
        </w:rPr>
        <w:t>]</w:t>
      </w:r>
    </w:p>
    <w:p w14:paraId="1FBC1129" w14:textId="78BBD576" w:rsidR="00C750B3" w:rsidRDefault="00245A90" w:rsidP="00BB28C7">
      <w:pPr>
        <w:spacing w:after="80" w:line="283" w:lineRule="auto"/>
        <w:ind w:left="792"/>
        <w:rPr>
          <w:rFonts w:ascii="Times New Roman" w:hAnsi="Times New Roman" w:cs="Times New Roman"/>
          <w:i/>
          <w:color w:val="555555"/>
          <w:sz w:val="19"/>
          <w:lang w:val="zh-HK" w:eastAsia="zh-HK" w:bidi="en-US"/>
        </w:rPr>
      </w:pPr>
      <w:r w:rsidRPr="00AA1D05">
        <w:rPr>
          <w:rFonts w:ascii="Times New Roman" w:hAnsi="Times New Roman" w:cs="Times New Roman"/>
          <w:i/>
          <w:color w:val="555555"/>
          <w:sz w:val="19"/>
          <w:lang w:val="zh-HK" w:eastAsia="zh-HK" w:bidi="en-US"/>
        </w:rPr>
        <w:lastRenderedPageBreak/>
        <w:t>Enquiry email: [TBC]</w:t>
      </w:r>
      <w:r w:rsidR="00C750B3">
        <w:rPr>
          <w:rFonts w:ascii="Times New Roman" w:hAnsi="Times New Roman" w:cs="Times New Roman"/>
          <w:i/>
          <w:color w:val="555555"/>
          <w:sz w:val="19"/>
          <w:lang w:val="zh-HK" w:eastAsia="zh-HK" w:bidi="en-US"/>
        </w:rPr>
        <w:br w:type="page"/>
      </w:r>
    </w:p>
    <w:p w14:paraId="2FACDA03" w14:textId="0C00DC94" w:rsidR="00C750B3" w:rsidRPr="00E64D7F" w:rsidRDefault="00B81C8D" w:rsidP="00E64D7F">
      <w:pPr>
        <w:spacing w:after="80" w:line="283" w:lineRule="auto"/>
        <w:jc w:val="center"/>
        <w:rPr>
          <w:rFonts w:ascii="Times New Roman" w:eastAsia="PMingLiU" w:hAnsi="Times New Roman" w:cs="Times New Roman"/>
          <w:b/>
          <w:bCs/>
          <w:lang w:eastAsia="zh-TW"/>
        </w:rPr>
      </w:pPr>
      <w:r w:rsidRPr="00E64D7F">
        <w:rPr>
          <w:rFonts w:ascii="Times New Roman" w:eastAsia="PMingLiU" w:hAnsi="Times New Roman" w:cs="Times New Roman"/>
          <w:b/>
          <w:bCs/>
          <w:lang w:eastAsia="zh-TW"/>
        </w:rPr>
        <w:lastRenderedPageBreak/>
        <w:t>Resources</w:t>
      </w:r>
      <w:r w:rsidR="00C750B3" w:rsidRPr="00E64D7F">
        <w:rPr>
          <w:rFonts w:ascii="Times New Roman" w:eastAsia="PMingLiU" w:hAnsi="Times New Roman" w:cs="Times New Roman" w:hint="eastAsia"/>
          <w:b/>
          <w:bCs/>
          <w:lang w:eastAsia="zh-TW"/>
        </w:rPr>
        <w:t>:</w:t>
      </w:r>
    </w:p>
    <w:p w14:paraId="6EF61A57" w14:textId="0C8E07D8" w:rsidR="00581512" w:rsidRPr="00E64D7F" w:rsidRDefault="0067016D" w:rsidP="00C750B3">
      <w:pPr>
        <w:spacing w:after="80" w:line="283" w:lineRule="auto"/>
        <w:rPr>
          <w:rFonts w:ascii="Times New Roman" w:eastAsia="PMingLiU" w:hAnsi="Times New Roman" w:cs="Times New Roman"/>
          <w:b/>
          <w:bCs/>
          <w:lang w:eastAsia="zh-TW"/>
        </w:rPr>
      </w:pPr>
      <w:r w:rsidRPr="0067016D">
        <w:rPr>
          <w:rFonts w:ascii="Times New Roman" w:eastAsia="PMingLiU" w:hAnsi="Times New Roman" w:cs="Times New Roman"/>
          <w:b/>
          <w:bCs/>
          <w:lang w:eastAsia="zh-TW"/>
        </w:rPr>
        <w:t>Programming Historian</w:t>
      </w:r>
    </w:p>
    <w:p w14:paraId="2AB778A0" w14:textId="5B87E8BE" w:rsidR="00C750B3" w:rsidRPr="00C750B3" w:rsidRDefault="005E560F" w:rsidP="00C750B3">
      <w:pPr>
        <w:spacing w:after="80" w:line="283" w:lineRule="auto"/>
        <w:rPr>
          <w:rFonts w:ascii="Times New Roman" w:eastAsia="PMingLiU" w:hAnsi="Times New Roman" w:cs="Times New Roman"/>
          <w:lang w:eastAsia="zh-TW"/>
        </w:rPr>
      </w:pPr>
      <w:r w:rsidRPr="005E560F">
        <w:rPr>
          <w:rFonts w:ascii="Times New Roman" w:eastAsia="PMingLiU" w:hAnsi="Times New Roman" w:cs="Times New Roman"/>
          <w:lang w:eastAsia="zh-TW"/>
        </w:rPr>
        <w:t>https://programminghistorian.org/</w:t>
      </w:r>
    </w:p>
    <w:sectPr w:rsidR="00C750B3" w:rsidRPr="00C750B3" w:rsidSect="00034616">
      <w:footerReference w:type="default" r:id="rId11"/>
      <w:pgSz w:w="12240" w:h="15840"/>
      <w:pgMar w:top="936" w:right="1008" w:bottom="936"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6-22T15:29:00Z" w:initials="GU">
    <w:p w14:paraId="4546706A" w14:textId="15D28F25" w:rsidR="00A472F0" w:rsidRDefault="00A472F0">
      <w:r>
        <w:annotationRef/>
      </w:r>
      <w:r w:rsidRPr="0AC6EAB4">
        <w:t>明確主題為中國之古典材料</w:t>
      </w:r>
    </w:p>
  </w:comment>
  <w:comment w:id="12" w:author="Guest User" w:date="2026-06-22T14:04:00Z" w:initials="GU">
    <w:p w14:paraId="642609E9" w14:textId="5354722F" w:rsidR="00A472F0" w:rsidRDefault="00A472F0">
      <w:r>
        <w:annotationRef/>
      </w:r>
      <w:r w:rsidRPr="1522C5B3">
        <w:t>此處語意有些難以理解</w:t>
      </w:r>
    </w:p>
  </w:comment>
  <w:comment w:id="22" w:author="Guest User" w:date="2026-06-22T15:59:00Z" w:initials="GU">
    <w:p w14:paraId="1AD88066" w14:textId="77777777" w:rsidR="00D012D3" w:rsidRDefault="00D012D3">
      <w:r>
        <w:annotationRef/>
      </w:r>
      <w:r w:rsidRPr="32CE3686">
        <w:t>將這部分内容設定為 數位人文在中國歷史及文化研究中實踐 的例子，避免與後文的可接受的作品形式衝突。</w:t>
      </w:r>
    </w:p>
  </w:comment>
  <w:comment w:id="110" w:author="Guest User" w:date="2026-06-18T00:22:00Z" w:initials="GU">
    <w:p w14:paraId="3A1B851A" w14:textId="6AF96305" w:rsidR="00A472F0" w:rsidRDefault="00A472F0">
      <w:r>
        <w:annotationRef/>
      </w:r>
      <w:r w:rsidRPr="743CDC0F">
        <w:t>學生所屬課程不一定能準確反映其使用數位工具的能力。此外，團隊成員的實際分工很可能會在項目發展過程中有所改變。若在報名階段就要求提交成員的負責範疇，只會增加行政工作。</w:t>
      </w:r>
      <w:r w:rsidRPr="743CDC0F">
        <w:t>Kelvin</w:t>
      </w:r>
    </w:p>
  </w:comment>
  <w:comment w:id="130" w:author="Guest User" w:date="2026-06-22T14:20:00Z" w:initials="GU">
    <w:p w14:paraId="43FEB1EA" w14:textId="1CC70F84" w:rsidR="00A472F0" w:rsidRDefault="00A472F0">
      <w:r>
        <w:annotationRef/>
      </w:r>
      <w:r w:rsidRPr="41B0CCDD">
        <w:t>並未設定各組別各自有獎項，分為三個組別意義不大，應專注在</w:t>
      </w:r>
      <w:r w:rsidRPr="41B0CCDD">
        <w:t xml:space="preserve"> </w:t>
      </w:r>
      <w:r w:rsidRPr="41B0CCDD">
        <w:t>參賽的作品形式</w:t>
      </w:r>
      <w:r w:rsidRPr="41B0CCDD">
        <w:t xml:space="preserve"> </w:t>
      </w:r>
      <w:r w:rsidRPr="41B0CCDD">
        <w:t>上</w:t>
      </w:r>
    </w:p>
    <w:p w14:paraId="5ED5478D" w14:textId="206A2D60" w:rsidR="00A472F0" w:rsidRDefault="00A472F0"/>
    <w:p w14:paraId="0C76462B" w14:textId="1749EA86" w:rsidR="00A472F0" w:rsidRDefault="00A472F0">
      <w:r w:rsidRPr="2DD62DA8">
        <w:t>譬如教育大學</w:t>
      </w:r>
      <w:r w:rsidRPr="2DD62DA8">
        <w:t>AI</w:t>
      </w:r>
      <w:r w:rsidRPr="2DD62DA8">
        <w:t>創作比賽設三個組別，每組別各有獎項。</w:t>
      </w:r>
      <w:hyperlink r:id="rId1" w:history="1">
        <w:r w:rsidRPr="653BDF42">
          <w:rPr>
            <w:rStyle w:val="Hyperlink"/>
          </w:rPr>
          <w:t>https://www.eduhk.hk/fhm/tc/event/faculty-of-humanities-humanities-in-the-digital-age-competition</w:t>
        </w:r>
      </w:hyperlink>
    </w:p>
    <w:p w14:paraId="13956E6A" w14:textId="28CEA9C5" w:rsidR="00A472F0" w:rsidRDefault="00A472F0">
      <w:r w:rsidRPr="69212AE6">
        <w:t>單獎項比賽一般不分組別</w:t>
      </w:r>
    </w:p>
    <w:p w14:paraId="480395E1" w14:textId="2571D144" w:rsidR="00A472F0" w:rsidRDefault="00A472F0">
      <w:hyperlink r:id="rId2" w:history="1">
        <w:r w:rsidRPr="797C8124">
          <w:rPr>
            <w:rStyle w:val="Hyperlink"/>
          </w:rPr>
          <w:t xml:space="preserve">AI CUP </w:t>
        </w:r>
        <w:r w:rsidRPr="797C8124">
          <w:rPr>
            <w:rStyle w:val="Hyperlink"/>
          </w:rPr>
          <w:t>徵件</w:t>
        </w:r>
        <w:r w:rsidRPr="797C8124">
          <w:rPr>
            <w:rStyle w:val="Hyperlink"/>
          </w:rPr>
          <w:t xml:space="preserve"> | AI CUP</w:t>
        </w:r>
      </w:hyperlink>
    </w:p>
  </w:comment>
  <w:comment w:id="200" w:author="Guest User" w:date="2026-06-23T01:08:00Z" w:initials="GU">
    <w:p w14:paraId="69C50B5E" w14:textId="227C0C70" w:rsidR="00A472F0" w:rsidRDefault="00A472F0">
      <w:r>
        <w:annotationRef/>
      </w:r>
      <w:r w:rsidRPr="6F5BFA1F">
        <w:t>結合</w:t>
      </w:r>
      <w:r w:rsidRPr="6F5BFA1F">
        <w:t>2024</w:t>
      </w:r>
      <w:r w:rsidRPr="6F5BFA1F">
        <w:t>年和</w:t>
      </w:r>
      <w:r w:rsidRPr="6F5BFA1F">
        <w:t>2025DH AWARD</w:t>
      </w:r>
      <w:r w:rsidRPr="6F5BFA1F">
        <w:t>的作品分類和我們的原本賽則的作品形式分類。</w:t>
      </w:r>
    </w:p>
    <w:p w14:paraId="6216A7E8" w14:textId="040BAE7F" w:rsidR="00A472F0" w:rsidRDefault="00A472F0">
      <w:r w:rsidRPr="3F793965">
        <w:t>1.</w:t>
      </w:r>
      <w:r w:rsidRPr="3F793965">
        <w:t>將原本有的作品形式重新歸納到新的分類下（比如</w:t>
      </w:r>
      <w:r w:rsidRPr="3F793965">
        <w:t>AI Chatbot</w:t>
      </w:r>
      <w:r w:rsidRPr="3F793965">
        <w:t>歸納到展示型作品，</w:t>
      </w:r>
      <w:r w:rsidRPr="3F793965">
        <w:t>AI chatbot</w:t>
      </w:r>
      <w:r w:rsidRPr="3F793965">
        <w:t>若以中國歷史文化為主題，以我的理解可能是</w:t>
      </w:r>
      <w:r w:rsidRPr="3F793965">
        <w:t>AI</w:t>
      </w:r>
      <w:r w:rsidRPr="3F793965">
        <w:t>以某個朝代的古人身份與使用者對話，</w:t>
      </w:r>
      <w:r w:rsidRPr="3F793965">
        <w:t>AI chatbot</w:t>
      </w:r>
      <w:r w:rsidRPr="3F793965">
        <w:t>能夠完全複製該古人的風格進行發言，若</w:t>
      </w:r>
      <w:r w:rsidRPr="3F793965">
        <w:t>AI chatbot</w:t>
      </w:r>
      <w:r w:rsidRPr="3F793965">
        <w:t>是問答歷史的問題，那功能便與</w:t>
      </w:r>
      <w:r w:rsidRPr="3F793965">
        <w:t>AI Agent</w:t>
      </w:r>
      <w:r w:rsidRPr="3F793965">
        <w:t>相似）（</w:t>
      </w:r>
      <w:r w:rsidRPr="3F793965">
        <w:t>AI Tutor</w:t>
      </w:r>
      <w:r w:rsidRPr="3F793965">
        <w:t>也轉移至教學型作品）。</w:t>
      </w:r>
    </w:p>
    <w:p w14:paraId="3871F278" w14:textId="6A98217C" w:rsidR="00A472F0" w:rsidRDefault="00A472F0">
      <w:r w:rsidRPr="2167E9E5">
        <w:t>2.</w:t>
      </w:r>
      <w:r w:rsidRPr="2167E9E5">
        <w:t>將</w:t>
      </w:r>
      <w:r w:rsidRPr="2167E9E5">
        <w:t>DH AWARD</w:t>
      </w:r>
      <w:r w:rsidRPr="2167E9E5">
        <w:t>比賽中存在的比賽形式添加到分類下（比如</w:t>
      </w:r>
      <w:r w:rsidRPr="2167E9E5">
        <w:t>GIS</w:t>
      </w:r>
      <w:r w:rsidRPr="2167E9E5">
        <w:t>、圖表、網絡資料集）。</w:t>
      </w:r>
    </w:p>
    <w:p w14:paraId="597E6B94" w14:textId="6960CEFC" w:rsidR="00A472F0" w:rsidRDefault="00A472F0">
      <w:r w:rsidRPr="205DDD63">
        <w:t>3.</w:t>
      </w:r>
      <w:r w:rsidRPr="205DDD63">
        <w:t>部分互相衝突的作品形式刪除（比如故事地圖與地圖、</w:t>
      </w:r>
      <w:r w:rsidRPr="205DDD63">
        <w:t>GIS</w:t>
      </w:r>
      <w:r w:rsidRPr="205DDD63">
        <w:t>相衝突）。</w:t>
      </w:r>
    </w:p>
    <w:p w14:paraId="4DFDCC22" w14:textId="5B0A58DE" w:rsidR="00A472F0" w:rsidRDefault="00A472F0"/>
    <w:p w14:paraId="6F99A660" w14:textId="358FD30A" w:rsidR="00A472F0" w:rsidRDefault="00A472F0">
      <w:r w:rsidRPr="33B1A81F">
        <w:t>參考：</w:t>
      </w:r>
      <w:hyperlink r:id="rId3" w:history="1">
        <w:r w:rsidRPr="39A4490F">
          <w:rPr>
            <w:rStyle w:val="Hyperlink"/>
          </w:rPr>
          <w:t>http://dhawards.org/dhawards2024/results/</w:t>
        </w:r>
      </w:hyperlink>
    </w:p>
    <w:p w14:paraId="58098E95" w14:textId="1D0B8F82" w:rsidR="00A472F0" w:rsidRDefault="00A472F0">
      <w:hyperlink r:id="rId4" w:history="1">
        <w:r w:rsidRPr="3C2B5741">
          <w:rPr>
            <w:rStyle w:val="Hyperlink"/>
          </w:rPr>
          <w:t>http://dhawards.org/dhawards2025/results/</w:t>
        </w:r>
      </w:hyperlink>
    </w:p>
    <w:p w14:paraId="2DAAE245" w14:textId="09BEB184" w:rsidR="00A472F0" w:rsidRDefault="00A472F0"/>
    <w:p w14:paraId="0093651C" w14:textId="7F53EE7B" w:rsidR="00A472F0" w:rsidRDefault="00A472F0"/>
    <w:p w14:paraId="40565896" w14:textId="3FBA7C79" w:rsidR="00A472F0" w:rsidRDefault="00A472F0"/>
  </w:comment>
  <w:comment w:id="351" w:author="Guest User" w:date="2026-06-18T00:23:00Z" w:initials="GU">
    <w:p w14:paraId="59A03D18" w14:textId="242E505C" w:rsidR="00A472F0" w:rsidRDefault="00A472F0">
      <w:r>
        <w:annotationRef/>
      </w:r>
      <w:r w:rsidRPr="4B1EE29F">
        <w:t>由於參賽資格包括英文及應用語言學（榮譽）文學士學生，部分參賽者可能希望以英文完成作品。</w:t>
      </w:r>
      <w:r w:rsidRPr="4B1EE29F">
        <w:t>Kelvin</w:t>
      </w:r>
    </w:p>
  </w:comment>
  <w:comment w:id="399" w:author="Guest User" w:date="2026-06-17T23:42:00Z" w:initials="GU">
    <w:p w14:paraId="7F7D849B" w14:textId="38762D5A" w:rsidR="00A472F0" w:rsidRDefault="00A472F0">
      <w:r>
        <w:annotationRef/>
      </w:r>
      <w:r w:rsidRPr="4A3D0431">
        <w:t>參考</w:t>
      </w:r>
      <w:hyperlink r:id="rId5" w:history="1">
        <w:r w:rsidRPr="01BE0321">
          <w:rPr>
            <w:rStyle w:val="Hyperlink"/>
          </w:rPr>
          <w:t>https://teaching.monster/rules</w:t>
        </w:r>
      </w:hyperlink>
    </w:p>
    <w:p w14:paraId="5D9D8C43" w14:textId="04D2BBBC" w:rsidR="00A472F0" w:rsidRDefault="00A472F0">
      <w:r w:rsidRPr="0EAA4309">
        <w:t>避免視頻解析度太低</w:t>
      </w:r>
    </w:p>
  </w:comment>
  <w:comment w:id="406" w:author="Guest User" w:date="2026-06-18T00:23:00Z" w:initials="GU">
    <w:p w14:paraId="5607EC8B" w14:textId="7460294B" w:rsidR="00A472F0" w:rsidRDefault="00A472F0">
      <w:r>
        <w:annotationRef/>
      </w:r>
      <w:r w:rsidRPr="79EF8152">
        <w:t xml:space="preserve">“workflow” </w:t>
      </w:r>
      <w:r w:rsidRPr="79EF8152">
        <w:t>一詞較為籠統，加入「問題意識、相關學界研究、</w:t>
      </w:r>
      <w:r w:rsidRPr="79EF8152">
        <w:t xml:space="preserve">AI </w:t>
      </w:r>
      <w:r w:rsidRPr="79EF8152">
        <w:t>應用方法及初步研究成果或作品進展」等要求，能讓參賽者更清楚理解簡報的基本內容。</w:t>
      </w:r>
      <w:r w:rsidRPr="79EF8152">
        <w:t xml:space="preserve"> Kelvin</w:t>
      </w:r>
    </w:p>
  </w:comment>
  <w:comment w:id="452" w:author="Guest User" w:date="2026-06-17T23:43:00Z" w:initials="GU">
    <w:p w14:paraId="520B3908" w14:textId="27C9E7E4" w:rsidR="00A472F0" w:rsidRDefault="00A472F0">
      <w:r>
        <w:annotationRef/>
      </w:r>
      <w:r w:rsidRPr="5E13623D">
        <w:t>參考</w:t>
      </w:r>
      <w:hyperlink r:id="rId6" w:history="1">
        <w:r w:rsidRPr="4654D4BC">
          <w:rPr>
            <w:rStyle w:val="Hyperlink"/>
          </w:rPr>
          <w:t>https://teaching.monster/rules</w:t>
        </w:r>
      </w:hyperlink>
    </w:p>
    <w:p w14:paraId="5E057F60" w14:textId="733B8207" w:rsidR="00A472F0" w:rsidRDefault="00A472F0">
      <w:r w:rsidRPr="6C42B980">
        <w:t>避免連結失效</w:t>
      </w:r>
    </w:p>
  </w:comment>
  <w:comment w:id="473" w:author="Guest User" w:date="2026-06-17T23:49:00Z" w:initials="GU">
    <w:p w14:paraId="5D7740B8" w14:textId="0E8B8A7B" w:rsidR="00A472F0" w:rsidRDefault="00A472F0">
      <w:r>
        <w:annotationRef/>
      </w:r>
      <w:r w:rsidRPr="19732DCD">
        <w:t>不同參與群體</w:t>
      </w:r>
    </w:p>
  </w:comment>
  <w:comment w:id="532" w:author="Guest User" w:date="2026-06-17T23:39:00Z" w:initials="GU">
    <w:p w14:paraId="1B0D7BA4" w14:textId="461DC1F8" w:rsidR="00A472F0" w:rsidRDefault="00A472F0">
      <w:r>
        <w:annotationRef/>
      </w:r>
      <w:r w:rsidRPr="711F7C76">
        <w:t>與評審項目相對應。前文</w:t>
      </w:r>
      <w:r w:rsidRPr="711F7C76">
        <w:t>B&amp;C</w:t>
      </w:r>
      <w:r w:rsidRPr="711F7C76">
        <w:t>組對應可行性</w:t>
      </w:r>
      <w:r w:rsidRPr="711F7C76">
        <w:t>&amp;</w:t>
      </w:r>
      <w:r w:rsidRPr="711F7C76">
        <w:t>功能性，後者這裏也與之對應。</w:t>
      </w:r>
    </w:p>
  </w:comment>
  <w:comment w:id="569" w:author="Guest User" w:date="2026-06-18T00:24:00Z" w:initials="GU">
    <w:p w14:paraId="2FB8D2FA" w14:textId="77AF4280" w:rsidR="00A472F0" w:rsidRDefault="00A472F0">
      <w:r>
        <w:annotationRef/>
      </w:r>
      <w:r w:rsidRPr="71EC304C">
        <w:t>加入「深入反思</w:t>
      </w:r>
      <w:r w:rsidRPr="71EC304C">
        <w:t xml:space="preserve"> AI </w:t>
      </w:r>
      <w:r w:rsidRPr="71EC304C">
        <w:t>的能力與限制」，令「社會影響、可持續性與負責任</w:t>
      </w:r>
      <w:r w:rsidRPr="71EC304C">
        <w:t xml:space="preserve"> AI</w:t>
      </w:r>
      <w:r w:rsidRPr="71EC304C">
        <w:t>」的評審準則更為清晰。</w:t>
      </w:r>
      <w:r w:rsidRPr="71EC304C">
        <w:t xml:space="preserve"> Kelvin</w:t>
      </w:r>
    </w:p>
    <w:p w14:paraId="58796692" w14:textId="2FEEF28D" w:rsidR="00A472F0" w:rsidRDefault="00A472F0"/>
  </w:comment>
  <w:comment w:id="606" w:author="Guest User" w:date="2026-06-18T00:24:00Z" w:initials="GU">
    <w:p w14:paraId="053E35D8" w14:textId="1E9D1C88" w:rsidR="00A472F0" w:rsidRDefault="00A472F0">
      <w:r>
        <w:annotationRef/>
      </w:r>
      <w:r w:rsidRPr="0258C2CC">
        <w:t>學術表達與溝通能力是學術研究中的重要能力。</w:t>
      </w:r>
      <w:r w:rsidRPr="0258C2CC">
        <w:t>Kelvin</w:t>
      </w:r>
    </w:p>
    <w:p w14:paraId="60FA84D4" w14:textId="5B53E9F1" w:rsidR="00A472F0" w:rsidRDefault="00A472F0"/>
  </w:comment>
  <w:comment w:id="663" w:author="Guest User" w:date="2026-06-18T00:40:00Z" w:initials="GU">
    <w:p w14:paraId="3ABF7E2A" w14:textId="769CB446" w:rsidR="00A472F0" w:rsidRDefault="00A472F0">
      <w:r>
        <w:annotationRef/>
      </w:r>
      <w:r w:rsidRPr="60964F0E">
        <w:t>避免牽涉獎金分配或者其它事故產生的隊伍内部糾紛</w:t>
      </w:r>
    </w:p>
  </w:comment>
  <w:comment w:id="741" w:author="Guest User" w:date="2026-06-17T23:40:00Z" w:initials="GU">
    <w:p w14:paraId="15E92B36" w14:textId="021353B3" w:rsidR="00A472F0" w:rsidRDefault="00A472F0">
      <w:r>
        <w:annotationRef/>
      </w:r>
      <w:r w:rsidRPr="6264B424">
        <w:t>總結這些内容，同時中英文對照</w:t>
      </w:r>
    </w:p>
  </w:comment>
  <w:comment w:id="862" w:author="Guest User" w:date="2026-06-17T23:40:00Z" w:initials="GU">
    <w:p w14:paraId="3218263C" w14:textId="73AE261E" w:rsidR="00A472F0" w:rsidRDefault="00A472F0">
      <w:r>
        <w:annotationRef/>
      </w:r>
      <w:r w:rsidRPr="37A2D477">
        <w:t>額外補充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6706A" w15:done="0"/>
  <w15:commentEx w15:paraId="642609E9" w15:done="0"/>
  <w15:commentEx w15:paraId="1AD88066" w15:done="0"/>
  <w15:commentEx w15:paraId="3A1B851A" w15:done="0"/>
  <w15:commentEx w15:paraId="480395E1" w15:done="0"/>
  <w15:commentEx w15:paraId="40565896" w15:done="0"/>
  <w15:commentEx w15:paraId="59A03D18" w15:done="0"/>
  <w15:commentEx w15:paraId="5D9D8C43" w15:done="0"/>
  <w15:commentEx w15:paraId="5607EC8B" w15:done="0"/>
  <w15:commentEx w15:paraId="5E057F60" w15:done="0"/>
  <w15:commentEx w15:paraId="5D7740B8" w15:done="0"/>
  <w15:commentEx w15:paraId="1B0D7BA4" w15:done="0"/>
  <w15:commentEx w15:paraId="58796692" w15:done="0"/>
  <w15:commentEx w15:paraId="60FA84D4" w15:done="0"/>
  <w15:commentEx w15:paraId="3ABF7E2A" w15:done="0"/>
  <w15:commentEx w15:paraId="15E92B36" w15:done="0"/>
  <w15:commentEx w15:paraId="321826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6235A8" w16cex:dateUtc="2026-06-22T07:29:00Z"/>
  <w16cex:commentExtensible w16cex:durableId="4A2CFAEC" w16cex:dateUtc="2026-06-22T06:04:00Z"/>
  <w16cex:commentExtensible w16cex:durableId="0DA0A0A2" w16cex:dateUtc="2026-06-22T07:59:00Z"/>
  <w16cex:commentExtensible w16cex:durableId="12D74041" w16cex:dateUtc="2026-06-17T16:22:00Z"/>
  <w16cex:commentExtensible w16cex:durableId="21871987" w16cex:dateUtc="2026-06-22T06:20:00Z"/>
  <w16cex:commentExtensible w16cex:durableId="396B84B8" w16cex:dateUtc="2026-06-22T17:08:00Z"/>
  <w16cex:commentExtensible w16cex:durableId="58B88315" w16cex:dateUtc="2026-06-17T16:23:00Z"/>
  <w16cex:commentExtensible w16cex:durableId="325822E8" w16cex:dateUtc="2026-06-17T15:42:00Z"/>
  <w16cex:commentExtensible w16cex:durableId="722B6B00" w16cex:dateUtc="2026-06-17T16:23:00Z"/>
  <w16cex:commentExtensible w16cex:durableId="108D7603" w16cex:dateUtc="2026-06-17T15:43:00Z"/>
  <w16cex:commentExtensible w16cex:durableId="691CCBF2" w16cex:dateUtc="2026-06-17T15:49:00Z"/>
  <w16cex:commentExtensible w16cex:durableId="1C25635E" w16cex:dateUtc="2026-06-17T15:39:00Z"/>
  <w16cex:commentExtensible w16cex:durableId="05077DB1" w16cex:dateUtc="2026-06-17T16:24:00Z"/>
  <w16cex:commentExtensible w16cex:durableId="0DB9B75A" w16cex:dateUtc="2026-06-17T16:24:00Z"/>
  <w16cex:commentExtensible w16cex:durableId="1B3B6B10" w16cex:dateUtc="2026-06-17T16:40:00Z"/>
  <w16cex:commentExtensible w16cex:durableId="58D1F46E" w16cex:dateUtc="2026-06-17T15:40:00Z"/>
  <w16cex:commentExtensible w16cex:durableId="6AE50B42" w16cex:dateUtc="2026-06-17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6706A" w16cid:durableId="656235A8"/>
  <w16cid:commentId w16cid:paraId="642609E9" w16cid:durableId="4A2CFAEC"/>
  <w16cid:commentId w16cid:paraId="1AD88066" w16cid:durableId="0DA0A0A2"/>
  <w16cid:commentId w16cid:paraId="3A1B851A" w16cid:durableId="12D74041"/>
  <w16cid:commentId w16cid:paraId="480395E1" w16cid:durableId="21871987"/>
  <w16cid:commentId w16cid:paraId="40565896" w16cid:durableId="396B84B8"/>
  <w16cid:commentId w16cid:paraId="59A03D18" w16cid:durableId="58B88315"/>
  <w16cid:commentId w16cid:paraId="5D9D8C43" w16cid:durableId="325822E8"/>
  <w16cid:commentId w16cid:paraId="5607EC8B" w16cid:durableId="722B6B00"/>
  <w16cid:commentId w16cid:paraId="5E057F60" w16cid:durableId="108D7603"/>
  <w16cid:commentId w16cid:paraId="5D7740B8" w16cid:durableId="691CCBF2"/>
  <w16cid:commentId w16cid:paraId="1B0D7BA4" w16cid:durableId="1C25635E"/>
  <w16cid:commentId w16cid:paraId="58796692" w16cid:durableId="05077DB1"/>
  <w16cid:commentId w16cid:paraId="60FA84D4" w16cid:durableId="0DB9B75A"/>
  <w16cid:commentId w16cid:paraId="3ABF7E2A" w16cid:durableId="1B3B6B10"/>
  <w16cid:commentId w16cid:paraId="15E92B36" w16cid:durableId="58D1F46E"/>
  <w16cid:commentId w16cid:paraId="3218263C" w16cid:durableId="6AE50B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2C55" w14:textId="77777777" w:rsidR="00A472F0" w:rsidRDefault="00A472F0">
      <w:pPr>
        <w:spacing w:after="0" w:line="240" w:lineRule="auto"/>
      </w:pPr>
      <w:r>
        <w:separator/>
      </w:r>
    </w:p>
  </w:endnote>
  <w:endnote w:type="continuationSeparator" w:id="0">
    <w:p w14:paraId="6FBB6739" w14:textId="77777777" w:rsidR="00A472F0" w:rsidRDefault="00A47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SimSun-ExtG">
    <w:panose1 w:val="02010609060101010101"/>
    <w:charset w:val="86"/>
    <w:family w:val="modern"/>
    <w:pitch w:val="fixed"/>
    <w:sig w:usb0="00000003" w:usb1="0A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0C5C" w14:textId="77777777" w:rsidR="007F76F1" w:rsidRDefault="00245A90">
    <w:pPr>
      <w:pStyle w:val="Footer"/>
      <w:jc w:val="center"/>
    </w:pPr>
    <w:r>
      <w:rPr>
        <w:color w:val="777777"/>
        <w:sz w:val="17"/>
        <w:lang w:val="zh-HK" w:eastAsia="zh-HK" w:bidi="en-US"/>
      </w:rPr>
      <w:t>Bilingual Public Draft / 中英雙語公開版擬議稿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58A2" w14:textId="77777777" w:rsidR="00A472F0" w:rsidRDefault="00A472F0">
      <w:pPr>
        <w:spacing w:after="0" w:line="240" w:lineRule="auto"/>
      </w:pPr>
      <w:r>
        <w:separator/>
      </w:r>
    </w:p>
  </w:footnote>
  <w:footnote w:type="continuationSeparator" w:id="0">
    <w:p w14:paraId="012544BE" w14:textId="77777777" w:rsidR="00A472F0" w:rsidRDefault="00A472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4AEF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41F13"/>
    <w:multiLevelType w:val="hybridMultilevel"/>
    <w:tmpl w:val="455C4E76"/>
    <w:lvl w:ilvl="0" w:tplc="82A0A85C">
      <w:start w:val="1"/>
      <w:numFmt w:val="bullet"/>
      <w:lvlText w:val=""/>
      <w:lvlJc w:val="left"/>
      <w:pPr>
        <w:ind w:left="720" w:hanging="360"/>
      </w:pPr>
      <w:rPr>
        <w:rFonts w:ascii="Symbol" w:hAnsi="Symbol" w:hint="default"/>
      </w:rPr>
    </w:lvl>
    <w:lvl w:ilvl="1" w:tplc="7B701A4E">
      <w:start w:val="1"/>
      <w:numFmt w:val="bullet"/>
      <w:lvlText w:val="o"/>
      <w:lvlJc w:val="left"/>
      <w:pPr>
        <w:ind w:left="1440" w:hanging="360"/>
      </w:pPr>
      <w:rPr>
        <w:rFonts w:ascii="Courier New" w:hAnsi="Courier New" w:hint="default"/>
      </w:rPr>
    </w:lvl>
    <w:lvl w:ilvl="2" w:tplc="7B48E91A">
      <w:start w:val="1"/>
      <w:numFmt w:val="bullet"/>
      <w:lvlText w:val=""/>
      <w:lvlJc w:val="left"/>
      <w:pPr>
        <w:ind w:left="2160" w:hanging="360"/>
      </w:pPr>
      <w:rPr>
        <w:rFonts w:ascii="Wingdings" w:hAnsi="Wingdings" w:hint="default"/>
      </w:rPr>
    </w:lvl>
    <w:lvl w:ilvl="3" w:tplc="0D12BE2E">
      <w:start w:val="1"/>
      <w:numFmt w:val="bullet"/>
      <w:lvlText w:val=""/>
      <w:lvlJc w:val="left"/>
      <w:pPr>
        <w:ind w:left="2880" w:hanging="360"/>
      </w:pPr>
      <w:rPr>
        <w:rFonts w:ascii="Symbol" w:hAnsi="Symbol" w:hint="default"/>
      </w:rPr>
    </w:lvl>
    <w:lvl w:ilvl="4" w:tplc="7E88A5E6">
      <w:start w:val="1"/>
      <w:numFmt w:val="bullet"/>
      <w:lvlText w:val="o"/>
      <w:lvlJc w:val="left"/>
      <w:pPr>
        <w:ind w:left="3600" w:hanging="360"/>
      </w:pPr>
      <w:rPr>
        <w:rFonts w:ascii="Courier New" w:hAnsi="Courier New" w:hint="default"/>
      </w:rPr>
    </w:lvl>
    <w:lvl w:ilvl="5" w:tplc="F0B4A7F2">
      <w:start w:val="1"/>
      <w:numFmt w:val="bullet"/>
      <w:lvlText w:val=""/>
      <w:lvlJc w:val="left"/>
      <w:pPr>
        <w:ind w:left="4320" w:hanging="360"/>
      </w:pPr>
      <w:rPr>
        <w:rFonts w:ascii="Wingdings" w:hAnsi="Wingdings" w:hint="default"/>
      </w:rPr>
    </w:lvl>
    <w:lvl w:ilvl="6" w:tplc="94A4EB62">
      <w:start w:val="1"/>
      <w:numFmt w:val="bullet"/>
      <w:lvlText w:val=""/>
      <w:lvlJc w:val="left"/>
      <w:pPr>
        <w:ind w:left="5040" w:hanging="360"/>
      </w:pPr>
      <w:rPr>
        <w:rFonts w:ascii="Symbol" w:hAnsi="Symbol" w:hint="default"/>
      </w:rPr>
    </w:lvl>
    <w:lvl w:ilvl="7" w:tplc="902C8D7E">
      <w:start w:val="1"/>
      <w:numFmt w:val="bullet"/>
      <w:lvlText w:val="o"/>
      <w:lvlJc w:val="left"/>
      <w:pPr>
        <w:ind w:left="5760" w:hanging="360"/>
      </w:pPr>
      <w:rPr>
        <w:rFonts w:ascii="Courier New" w:hAnsi="Courier New" w:hint="default"/>
      </w:rPr>
    </w:lvl>
    <w:lvl w:ilvl="8" w:tplc="B02AE66C">
      <w:start w:val="1"/>
      <w:numFmt w:val="bullet"/>
      <w:lvlText w:val=""/>
      <w:lvlJc w:val="left"/>
      <w:pPr>
        <w:ind w:left="6480" w:hanging="360"/>
      </w:pPr>
      <w:rPr>
        <w:rFonts w:ascii="Wingdings" w:hAnsi="Wingdings" w:hint="default"/>
      </w:rPr>
    </w:lvl>
  </w:abstractNum>
  <w:abstractNum w:abstractNumId="10" w15:restartNumberingAfterBreak="0">
    <w:nsid w:val="0B72566F"/>
    <w:multiLevelType w:val="hybridMultilevel"/>
    <w:tmpl w:val="FFFFFFFF"/>
    <w:lvl w:ilvl="0" w:tplc="B532F702">
      <w:start w:val="1"/>
      <w:numFmt w:val="bullet"/>
      <w:lvlText w:val="·"/>
      <w:lvlJc w:val="left"/>
      <w:pPr>
        <w:ind w:left="720" w:hanging="360"/>
      </w:pPr>
      <w:rPr>
        <w:rFonts w:ascii="Symbol" w:hAnsi="Symbol" w:hint="default"/>
      </w:rPr>
    </w:lvl>
    <w:lvl w:ilvl="1" w:tplc="CC30F152">
      <w:start w:val="1"/>
      <w:numFmt w:val="bullet"/>
      <w:lvlText w:val="o"/>
      <w:lvlJc w:val="left"/>
      <w:pPr>
        <w:ind w:left="1440" w:hanging="360"/>
      </w:pPr>
      <w:rPr>
        <w:rFonts w:ascii="Courier New" w:hAnsi="Courier New" w:hint="default"/>
      </w:rPr>
    </w:lvl>
    <w:lvl w:ilvl="2" w:tplc="978090CE">
      <w:start w:val="1"/>
      <w:numFmt w:val="bullet"/>
      <w:lvlText w:val=""/>
      <w:lvlJc w:val="left"/>
      <w:pPr>
        <w:ind w:left="2160" w:hanging="360"/>
      </w:pPr>
      <w:rPr>
        <w:rFonts w:ascii="Wingdings" w:hAnsi="Wingdings" w:hint="default"/>
      </w:rPr>
    </w:lvl>
    <w:lvl w:ilvl="3" w:tplc="B5A861A2">
      <w:start w:val="1"/>
      <w:numFmt w:val="bullet"/>
      <w:lvlText w:val=""/>
      <w:lvlJc w:val="left"/>
      <w:pPr>
        <w:ind w:left="2880" w:hanging="360"/>
      </w:pPr>
      <w:rPr>
        <w:rFonts w:ascii="Symbol" w:hAnsi="Symbol" w:hint="default"/>
      </w:rPr>
    </w:lvl>
    <w:lvl w:ilvl="4" w:tplc="FCBEC724">
      <w:start w:val="1"/>
      <w:numFmt w:val="bullet"/>
      <w:lvlText w:val="o"/>
      <w:lvlJc w:val="left"/>
      <w:pPr>
        <w:ind w:left="3600" w:hanging="360"/>
      </w:pPr>
      <w:rPr>
        <w:rFonts w:ascii="Courier New" w:hAnsi="Courier New" w:hint="default"/>
      </w:rPr>
    </w:lvl>
    <w:lvl w:ilvl="5" w:tplc="4A3AF53C">
      <w:start w:val="1"/>
      <w:numFmt w:val="bullet"/>
      <w:lvlText w:val=""/>
      <w:lvlJc w:val="left"/>
      <w:pPr>
        <w:ind w:left="4320" w:hanging="360"/>
      </w:pPr>
      <w:rPr>
        <w:rFonts w:ascii="Wingdings" w:hAnsi="Wingdings" w:hint="default"/>
      </w:rPr>
    </w:lvl>
    <w:lvl w:ilvl="6" w:tplc="A9EE91A0">
      <w:start w:val="1"/>
      <w:numFmt w:val="bullet"/>
      <w:lvlText w:val=""/>
      <w:lvlJc w:val="left"/>
      <w:pPr>
        <w:ind w:left="5040" w:hanging="360"/>
      </w:pPr>
      <w:rPr>
        <w:rFonts w:ascii="Symbol" w:hAnsi="Symbol" w:hint="default"/>
      </w:rPr>
    </w:lvl>
    <w:lvl w:ilvl="7" w:tplc="3C8637AA">
      <w:start w:val="1"/>
      <w:numFmt w:val="bullet"/>
      <w:lvlText w:val="o"/>
      <w:lvlJc w:val="left"/>
      <w:pPr>
        <w:ind w:left="5760" w:hanging="360"/>
      </w:pPr>
      <w:rPr>
        <w:rFonts w:ascii="Courier New" w:hAnsi="Courier New" w:hint="default"/>
      </w:rPr>
    </w:lvl>
    <w:lvl w:ilvl="8" w:tplc="FBF694DE">
      <w:start w:val="1"/>
      <w:numFmt w:val="bullet"/>
      <w:lvlText w:val=""/>
      <w:lvlJc w:val="left"/>
      <w:pPr>
        <w:ind w:left="6480" w:hanging="360"/>
      </w:pPr>
      <w:rPr>
        <w:rFonts w:ascii="Wingdings" w:hAnsi="Wingdings" w:hint="default"/>
      </w:rPr>
    </w:lvl>
  </w:abstractNum>
  <w:abstractNum w:abstractNumId="11" w15:restartNumberingAfterBreak="0">
    <w:nsid w:val="0BFF7954"/>
    <w:multiLevelType w:val="hybridMultilevel"/>
    <w:tmpl w:val="11EE4F9C"/>
    <w:lvl w:ilvl="0" w:tplc="74729312">
      <w:start w:val="1"/>
      <w:numFmt w:val="bullet"/>
      <w:lvlText w:val=""/>
      <w:lvlJc w:val="left"/>
      <w:pPr>
        <w:ind w:left="1152" w:hanging="360"/>
      </w:pPr>
      <w:rPr>
        <w:rFonts w:ascii="Symbol" w:hAnsi="Symbol" w:hint="default"/>
      </w:rPr>
    </w:lvl>
    <w:lvl w:ilvl="1" w:tplc="96B89DF4">
      <w:start w:val="1"/>
      <w:numFmt w:val="bullet"/>
      <w:lvlText w:val="o"/>
      <w:lvlJc w:val="left"/>
      <w:pPr>
        <w:ind w:left="1872" w:hanging="360"/>
      </w:pPr>
      <w:rPr>
        <w:rFonts w:ascii="Courier New" w:hAnsi="Courier New" w:hint="default"/>
      </w:rPr>
    </w:lvl>
    <w:lvl w:ilvl="2" w:tplc="0D20F034">
      <w:start w:val="1"/>
      <w:numFmt w:val="bullet"/>
      <w:lvlText w:val=""/>
      <w:lvlJc w:val="left"/>
      <w:pPr>
        <w:ind w:left="2592" w:hanging="360"/>
      </w:pPr>
      <w:rPr>
        <w:rFonts w:ascii="Wingdings" w:hAnsi="Wingdings" w:hint="default"/>
      </w:rPr>
    </w:lvl>
    <w:lvl w:ilvl="3" w:tplc="9202BC32">
      <w:start w:val="1"/>
      <w:numFmt w:val="bullet"/>
      <w:lvlText w:val=""/>
      <w:lvlJc w:val="left"/>
      <w:pPr>
        <w:ind w:left="3312" w:hanging="360"/>
      </w:pPr>
      <w:rPr>
        <w:rFonts w:ascii="Symbol" w:hAnsi="Symbol" w:hint="default"/>
      </w:rPr>
    </w:lvl>
    <w:lvl w:ilvl="4" w:tplc="445E2FE8">
      <w:start w:val="1"/>
      <w:numFmt w:val="bullet"/>
      <w:lvlText w:val="o"/>
      <w:lvlJc w:val="left"/>
      <w:pPr>
        <w:ind w:left="4032" w:hanging="360"/>
      </w:pPr>
      <w:rPr>
        <w:rFonts w:ascii="Courier New" w:hAnsi="Courier New" w:hint="default"/>
      </w:rPr>
    </w:lvl>
    <w:lvl w:ilvl="5" w:tplc="538C7B7A">
      <w:start w:val="1"/>
      <w:numFmt w:val="bullet"/>
      <w:lvlText w:val=""/>
      <w:lvlJc w:val="left"/>
      <w:pPr>
        <w:ind w:left="4752" w:hanging="360"/>
      </w:pPr>
      <w:rPr>
        <w:rFonts w:ascii="Wingdings" w:hAnsi="Wingdings" w:hint="default"/>
      </w:rPr>
    </w:lvl>
    <w:lvl w:ilvl="6" w:tplc="8F3A169E">
      <w:start w:val="1"/>
      <w:numFmt w:val="bullet"/>
      <w:lvlText w:val=""/>
      <w:lvlJc w:val="left"/>
      <w:pPr>
        <w:ind w:left="5472" w:hanging="360"/>
      </w:pPr>
      <w:rPr>
        <w:rFonts w:ascii="Symbol" w:hAnsi="Symbol" w:hint="default"/>
      </w:rPr>
    </w:lvl>
    <w:lvl w:ilvl="7" w:tplc="25FC9492">
      <w:start w:val="1"/>
      <w:numFmt w:val="bullet"/>
      <w:lvlText w:val="o"/>
      <w:lvlJc w:val="left"/>
      <w:pPr>
        <w:ind w:left="6192" w:hanging="360"/>
      </w:pPr>
      <w:rPr>
        <w:rFonts w:ascii="Courier New" w:hAnsi="Courier New" w:hint="default"/>
      </w:rPr>
    </w:lvl>
    <w:lvl w:ilvl="8" w:tplc="125CD0D8">
      <w:start w:val="1"/>
      <w:numFmt w:val="bullet"/>
      <w:lvlText w:val=""/>
      <w:lvlJc w:val="left"/>
      <w:pPr>
        <w:ind w:left="6912" w:hanging="360"/>
      </w:pPr>
      <w:rPr>
        <w:rFonts w:ascii="Wingdings" w:hAnsi="Wingdings" w:hint="default"/>
      </w:rPr>
    </w:lvl>
  </w:abstractNum>
  <w:abstractNum w:abstractNumId="12" w15:restartNumberingAfterBreak="0">
    <w:nsid w:val="0E58BD73"/>
    <w:multiLevelType w:val="hybridMultilevel"/>
    <w:tmpl w:val="7B8AE69A"/>
    <w:lvl w:ilvl="0" w:tplc="33186698">
      <w:start w:val="1"/>
      <w:numFmt w:val="bullet"/>
      <w:lvlText w:val=""/>
      <w:lvlJc w:val="left"/>
      <w:pPr>
        <w:ind w:left="720" w:hanging="360"/>
      </w:pPr>
      <w:rPr>
        <w:rFonts w:ascii="Symbol" w:hAnsi="Symbol" w:hint="default"/>
      </w:rPr>
    </w:lvl>
    <w:lvl w:ilvl="1" w:tplc="4D60D82A">
      <w:start w:val="1"/>
      <w:numFmt w:val="bullet"/>
      <w:lvlText w:val="o"/>
      <w:lvlJc w:val="left"/>
      <w:pPr>
        <w:ind w:left="1440" w:hanging="360"/>
      </w:pPr>
      <w:rPr>
        <w:rFonts w:ascii="Courier New" w:hAnsi="Courier New" w:hint="default"/>
      </w:rPr>
    </w:lvl>
    <w:lvl w:ilvl="2" w:tplc="3BFCB70E">
      <w:start w:val="1"/>
      <w:numFmt w:val="bullet"/>
      <w:lvlText w:val=""/>
      <w:lvlJc w:val="left"/>
      <w:pPr>
        <w:ind w:left="2160" w:hanging="360"/>
      </w:pPr>
      <w:rPr>
        <w:rFonts w:ascii="Wingdings" w:hAnsi="Wingdings" w:hint="default"/>
      </w:rPr>
    </w:lvl>
    <w:lvl w:ilvl="3" w:tplc="38580E4C">
      <w:start w:val="1"/>
      <w:numFmt w:val="bullet"/>
      <w:lvlText w:val=""/>
      <w:lvlJc w:val="left"/>
      <w:pPr>
        <w:ind w:left="2880" w:hanging="360"/>
      </w:pPr>
      <w:rPr>
        <w:rFonts w:ascii="Symbol" w:hAnsi="Symbol" w:hint="default"/>
      </w:rPr>
    </w:lvl>
    <w:lvl w:ilvl="4" w:tplc="F4AE6566">
      <w:start w:val="1"/>
      <w:numFmt w:val="bullet"/>
      <w:lvlText w:val="o"/>
      <w:lvlJc w:val="left"/>
      <w:pPr>
        <w:ind w:left="3600" w:hanging="360"/>
      </w:pPr>
      <w:rPr>
        <w:rFonts w:ascii="Courier New" w:hAnsi="Courier New" w:hint="default"/>
      </w:rPr>
    </w:lvl>
    <w:lvl w:ilvl="5" w:tplc="8C32CB3A">
      <w:start w:val="1"/>
      <w:numFmt w:val="bullet"/>
      <w:lvlText w:val=""/>
      <w:lvlJc w:val="left"/>
      <w:pPr>
        <w:ind w:left="4320" w:hanging="360"/>
      </w:pPr>
      <w:rPr>
        <w:rFonts w:ascii="Wingdings" w:hAnsi="Wingdings" w:hint="default"/>
      </w:rPr>
    </w:lvl>
    <w:lvl w:ilvl="6" w:tplc="0CA219E0">
      <w:start w:val="1"/>
      <w:numFmt w:val="bullet"/>
      <w:lvlText w:val=""/>
      <w:lvlJc w:val="left"/>
      <w:pPr>
        <w:ind w:left="5040" w:hanging="360"/>
      </w:pPr>
      <w:rPr>
        <w:rFonts w:ascii="Symbol" w:hAnsi="Symbol" w:hint="default"/>
      </w:rPr>
    </w:lvl>
    <w:lvl w:ilvl="7" w:tplc="00D4068C">
      <w:start w:val="1"/>
      <w:numFmt w:val="bullet"/>
      <w:lvlText w:val="o"/>
      <w:lvlJc w:val="left"/>
      <w:pPr>
        <w:ind w:left="5760" w:hanging="360"/>
      </w:pPr>
      <w:rPr>
        <w:rFonts w:ascii="Courier New" w:hAnsi="Courier New" w:hint="default"/>
      </w:rPr>
    </w:lvl>
    <w:lvl w:ilvl="8" w:tplc="9C4A571E">
      <w:start w:val="1"/>
      <w:numFmt w:val="bullet"/>
      <w:lvlText w:val=""/>
      <w:lvlJc w:val="left"/>
      <w:pPr>
        <w:ind w:left="6480" w:hanging="360"/>
      </w:pPr>
      <w:rPr>
        <w:rFonts w:ascii="Wingdings" w:hAnsi="Wingdings" w:hint="default"/>
      </w:rPr>
    </w:lvl>
  </w:abstractNum>
  <w:abstractNum w:abstractNumId="13" w15:restartNumberingAfterBreak="0">
    <w:nsid w:val="1CE410A2"/>
    <w:multiLevelType w:val="hybridMultilevel"/>
    <w:tmpl w:val="EACADF0A"/>
    <w:lvl w:ilvl="0" w:tplc="2E62DBF8">
      <w:start w:val="1"/>
      <w:numFmt w:val="bullet"/>
      <w:lvlText w:val=""/>
      <w:lvlJc w:val="left"/>
      <w:pPr>
        <w:ind w:left="720" w:hanging="360"/>
      </w:pPr>
      <w:rPr>
        <w:rFonts w:ascii="Symbol" w:hAnsi="Symbol" w:hint="default"/>
      </w:rPr>
    </w:lvl>
    <w:lvl w:ilvl="1" w:tplc="348A1622">
      <w:start w:val="1"/>
      <w:numFmt w:val="bullet"/>
      <w:lvlText w:val="o"/>
      <w:lvlJc w:val="left"/>
      <w:pPr>
        <w:ind w:left="1440" w:hanging="360"/>
      </w:pPr>
      <w:rPr>
        <w:rFonts w:ascii="Courier New" w:hAnsi="Courier New" w:hint="default"/>
      </w:rPr>
    </w:lvl>
    <w:lvl w:ilvl="2" w:tplc="76C4D416">
      <w:start w:val="1"/>
      <w:numFmt w:val="bullet"/>
      <w:lvlText w:val=""/>
      <w:lvlJc w:val="left"/>
      <w:pPr>
        <w:ind w:left="2160" w:hanging="360"/>
      </w:pPr>
      <w:rPr>
        <w:rFonts w:ascii="Wingdings" w:hAnsi="Wingdings" w:hint="default"/>
      </w:rPr>
    </w:lvl>
    <w:lvl w:ilvl="3" w:tplc="FE885262">
      <w:start w:val="1"/>
      <w:numFmt w:val="bullet"/>
      <w:lvlText w:val=""/>
      <w:lvlJc w:val="left"/>
      <w:pPr>
        <w:ind w:left="2880" w:hanging="360"/>
      </w:pPr>
      <w:rPr>
        <w:rFonts w:ascii="Symbol" w:hAnsi="Symbol" w:hint="default"/>
      </w:rPr>
    </w:lvl>
    <w:lvl w:ilvl="4" w:tplc="F5E26D00">
      <w:start w:val="1"/>
      <w:numFmt w:val="bullet"/>
      <w:lvlText w:val="o"/>
      <w:lvlJc w:val="left"/>
      <w:pPr>
        <w:ind w:left="3600" w:hanging="360"/>
      </w:pPr>
      <w:rPr>
        <w:rFonts w:ascii="Courier New" w:hAnsi="Courier New" w:hint="default"/>
      </w:rPr>
    </w:lvl>
    <w:lvl w:ilvl="5" w:tplc="F7225E08">
      <w:start w:val="1"/>
      <w:numFmt w:val="bullet"/>
      <w:lvlText w:val=""/>
      <w:lvlJc w:val="left"/>
      <w:pPr>
        <w:ind w:left="4320" w:hanging="360"/>
      </w:pPr>
      <w:rPr>
        <w:rFonts w:ascii="Wingdings" w:hAnsi="Wingdings" w:hint="default"/>
      </w:rPr>
    </w:lvl>
    <w:lvl w:ilvl="6" w:tplc="C57CC698">
      <w:start w:val="1"/>
      <w:numFmt w:val="bullet"/>
      <w:lvlText w:val=""/>
      <w:lvlJc w:val="left"/>
      <w:pPr>
        <w:ind w:left="5040" w:hanging="360"/>
      </w:pPr>
      <w:rPr>
        <w:rFonts w:ascii="Symbol" w:hAnsi="Symbol" w:hint="default"/>
      </w:rPr>
    </w:lvl>
    <w:lvl w:ilvl="7" w:tplc="531CC644">
      <w:start w:val="1"/>
      <w:numFmt w:val="bullet"/>
      <w:lvlText w:val="o"/>
      <w:lvlJc w:val="left"/>
      <w:pPr>
        <w:ind w:left="5760" w:hanging="360"/>
      </w:pPr>
      <w:rPr>
        <w:rFonts w:ascii="Courier New" w:hAnsi="Courier New" w:hint="default"/>
      </w:rPr>
    </w:lvl>
    <w:lvl w:ilvl="8" w:tplc="907C5D72">
      <w:start w:val="1"/>
      <w:numFmt w:val="bullet"/>
      <w:lvlText w:val=""/>
      <w:lvlJc w:val="left"/>
      <w:pPr>
        <w:ind w:left="6480" w:hanging="360"/>
      </w:pPr>
      <w:rPr>
        <w:rFonts w:ascii="Wingdings" w:hAnsi="Wingdings" w:hint="default"/>
      </w:rPr>
    </w:lvl>
  </w:abstractNum>
  <w:abstractNum w:abstractNumId="14" w15:restartNumberingAfterBreak="0">
    <w:nsid w:val="30FCE1C3"/>
    <w:multiLevelType w:val="hybridMultilevel"/>
    <w:tmpl w:val="FFFFFFFF"/>
    <w:lvl w:ilvl="0" w:tplc="A0E4E426">
      <w:start w:val="1"/>
      <w:numFmt w:val="bullet"/>
      <w:lvlText w:val="·"/>
      <w:lvlJc w:val="left"/>
      <w:pPr>
        <w:ind w:left="720" w:hanging="360"/>
      </w:pPr>
      <w:rPr>
        <w:rFonts w:ascii="Symbol" w:hAnsi="Symbol" w:hint="default"/>
      </w:rPr>
    </w:lvl>
    <w:lvl w:ilvl="1" w:tplc="199E4464">
      <w:start w:val="1"/>
      <w:numFmt w:val="bullet"/>
      <w:lvlText w:val="o"/>
      <w:lvlJc w:val="left"/>
      <w:pPr>
        <w:ind w:left="1440" w:hanging="360"/>
      </w:pPr>
      <w:rPr>
        <w:rFonts w:ascii="Courier New" w:hAnsi="Courier New" w:hint="default"/>
      </w:rPr>
    </w:lvl>
    <w:lvl w:ilvl="2" w:tplc="00AC45C4">
      <w:start w:val="1"/>
      <w:numFmt w:val="bullet"/>
      <w:lvlText w:val=""/>
      <w:lvlJc w:val="left"/>
      <w:pPr>
        <w:ind w:left="2160" w:hanging="360"/>
      </w:pPr>
      <w:rPr>
        <w:rFonts w:ascii="Wingdings" w:hAnsi="Wingdings" w:hint="default"/>
      </w:rPr>
    </w:lvl>
    <w:lvl w:ilvl="3" w:tplc="0428B092">
      <w:start w:val="1"/>
      <w:numFmt w:val="bullet"/>
      <w:lvlText w:val=""/>
      <w:lvlJc w:val="left"/>
      <w:pPr>
        <w:ind w:left="2880" w:hanging="360"/>
      </w:pPr>
      <w:rPr>
        <w:rFonts w:ascii="Symbol" w:hAnsi="Symbol" w:hint="default"/>
      </w:rPr>
    </w:lvl>
    <w:lvl w:ilvl="4" w:tplc="3F6EBA4A">
      <w:start w:val="1"/>
      <w:numFmt w:val="bullet"/>
      <w:lvlText w:val="o"/>
      <w:lvlJc w:val="left"/>
      <w:pPr>
        <w:ind w:left="3600" w:hanging="360"/>
      </w:pPr>
      <w:rPr>
        <w:rFonts w:ascii="Courier New" w:hAnsi="Courier New" w:hint="default"/>
      </w:rPr>
    </w:lvl>
    <w:lvl w:ilvl="5" w:tplc="4DC284F2">
      <w:start w:val="1"/>
      <w:numFmt w:val="bullet"/>
      <w:lvlText w:val=""/>
      <w:lvlJc w:val="left"/>
      <w:pPr>
        <w:ind w:left="4320" w:hanging="360"/>
      </w:pPr>
      <w:rPr>
        <w:rFonts w:ascii="Wingdings" w:hAnsi="Wingdings" w:hint="default"/>
      </w:rPr>
    </w:lvl>
    <w:lvl w:ilvl="6" w:tplc="DDFE12A6">
      <w:start w:val="1"/>
      <w:numFmt w:val="bullet"/>
      <w:lvlText w:val=""/>
      <w:lvlJc w:val="left"/>
      <w:pPr>
        <w:ind w:left="5040" w:hanging="360"/>
      </w:pPr>
      <w:rPr>
        <w:rFonts w:ascii="Symbol" w:hAnsi="Symbol" w:hint="default"/>
      </w:rPr>
    </w:lvl>
    <w:lvl w:ilvl="7" w:tplc="EABA9792">
      <w:start w:val="1"/>
      <w:numFmt w:val="bullet"/>
      <w:lvlText w:val="o"/>
      <w:lvlJc w:val="left"/>
      <w:pPr>
        <w:ind w:left="5760" w:hanging="360"/>
      </w:pPr>
      <w:rPr>
        <w:rFonts w:ascii="Courier New" w:hAnsi="Courier New" w:hint="default"/>
      </w:rPr>
    </w:lvl>
    <w:lvl w:ilvl="8" w:tplc="32C073C4">
      <w:start w:val="1"/>
      <w:numFmt w:val="bullet"/>
      <w:lvlText w:val=""/>
      <w:lvlJc w:val="left"/>
      <w:pPr>
        <w:ind w:left="6480" w:hanging="360"/>
      </w:pPr>
      <w:rPr>
        <w:rFonts w:ascii="Wingdings" w:hAnsi="Wingdings" w:hint="default"/>
      </w:rPr>
    </w:lvl>
  </w:abstractNum>
  <w:abstractNum w:abstractNumId="15" w15:restartNumberingAfterBreak="0">
    <w:nsid w:val="367CB26F"/>
    <w:multiLevelType w:val="hybridMultilevel"/>
    <w:tmpl w:val="504AA9CC"/>
    <w:lvl w:ilvl="0" w:tplc="77E61E1C">
      <w:start w:val="1"/>
      <w:numFmt w:val="bullet"/>
      <w:lvlText w:val=""/>
      <w:lvlJc w:val="left"/>
      <w:pPr>
        <w:ind w:left="360" w:hanging="360"/>
      </w:pPr>
      <w:rPr>
        <w:rFonts w:ascii="Symbol" w:hAnsi="Symbol" w:hint="default"/>
      </w:rPr>
    </w:lvl>
    <w:lvl w:ilvl="1" w:tplc="62FE4AC2">
      <w:start w:val="1"/>
      <w:numFmt w:val="bullet"/>
      <w:lvlText w:val="o"/>
      <w:lvlJc w:val="left"/>
      <w:pPr>
        <w:ind w:left="1080" w:hanging="360"/>
      </w:pPr>
      <w:rPr>
        <w:rFonts w:ascii="Courier New" w:hAnsi="Courier New" w:hint="default"/>
      </w:rPr>
    </w:lvl>
    <w:lvl w:ilvl="2" w:tplc="77AEE436">
      <w:start w:val="1"/>
      <w:numFmt w:val="bullet"/>
      <w:lvlText w:val=""/>
      <w:lvlJc w:val="left"/>
      <w:pPr>
        <w:ind w:left="1800" w:hanging="360"/>
      </w:pPr>
      <w:rPr>
        <w:rFonts w:ascii="Wingdings" w:hAnsi="Wingdings" w:hint="default"/>
      </w:rPr>
    </w:lvl>
    <w:lvl w:ilvl="3" w:tplc="9376BC18">
      <w:start w:val="1"/>
      <w:numFmt w:val="bullet"/>
      <w:lvlText w:val=""/>
      <w:lvlJc w:val="left"/>
      <w:pPr>
        <w:ind w:left="2520" w:hanging="360"/>
      </w:pPr>
      <w:rPr>
        <w:rFonts w:ascii="Symbol" w:hAnsi="Symbol" w:hint="default"/>
      </w:rPr>
    </w:lvl>
    <w:lvl w:ilvl="4" w:tplc="63B80BC0">
      <w:start w:val="1"/>
      <w:numFmt w:val="bullet"/>
      <w:lvlText w:val="o"/>
      <w:lvlJc w:val="left"/>
      <w:pPr>
        <w:ind w:left="3240" w:hanging="360"/>
      </w:pPr>
      <w:rPr>
        <w:rFonts w:ascii="Courier New" w:hAnsi="Courier New" w:hint="default"/>
      </w:rPr>
    </w:lvl>
    <w:lvl w:ilvl="5" w:tplc="35F0CA6C">
      <w:start w:val="1"/>
      <w:numFmt w:val="bullet"/>
      <w:lvlText w:val=""/>
      <w:lvlJc w:val="left"/>
      <w:pPr>
        <w:ind w:left="3960" w:hanging="360"/>
      </w:pPr>
      <w:rPr>
        <w:rFonts w:ascii="Wingdings" w:hAnsi="Wingdings" w:hint="default"/>
      </w:rPr>
    </w:lvl>
    <w:lvl w:ilvl="6" w:tplc="4AB8F73C">
      <w:start w:val="1"/>
      <w:numFmt w:val="bullet"/>
      <w:lvlText w:val=""/>
      <w:lvlJc w:val="left"/>
      <w:pPr>
        <w:ind w:left="4680" w:hanging="360"/>
      </w:pPr>
      <w:rPr>
        <w:rFonts w:ascii="Symbol" w:hAnsi="Symbol" w:hint="default"/>
      </w:rPr>
    </w:lvl>
    <w:lvl w:ilvl="7" w:tplc="5EC87B3E">
      <w:start w:val="1"/>
      <w:numFmt w:val="bullet"/>
      <w:lvlText w:val="o"/>
      <w:lvlJc w:val="left"/>
      <w:pPr>
        <w:ind w:left="5400" w:hanging="360"/>
      </w:pPr>
      <w:rPr>
        <w:rFonts w:ascii="Courier New" w:hAnsi="Courier New" w:hint="default"/>
      </w:rPr>
    </w:lvl>
    <w:lvl w:ilvl="8" w:tplc="8752CEF2">
      <w:start w:val="1"/>
      <w:numFmt w:val="bullet"/>
      <w:lvlText w:val=""/>
      <w:lvlJc w:val="left"/>
      <w:pPr>
        <w:ind w:left="6120" w:hanging="360"/>
      </w:pPr>
      <w:rPr>
        <w:rFonts w:ascii="Wingdings" w:hAnsi="Wingdings" w:hint="default"/>
      </w:rPr>
    </w:lvl>
  </w:abstractNum>
  <w:abstractNum w:abstractNumId="16" w15:restartNumberingAfterBreak="0">
    <w:nsid w:val="38B2A528"/>
    <w:multiLevelType w:val="hybridMultilevel"/>
    <w:tmpl w:val="652EFA7E"/>
    <w:lvl w:ilvl="0" w:tplc="41441CBC">
      <w:start w:val="1"/>
      <w:numFmt w:val="bullet"/>
      <w:lvlText w:val=""/>
      <w:lvlJc w:val="left"/>
      <w:pPr>
        <w:ind w:left="720" w:hanging="360"/>
      </w:pPr>
      <w:rPr>
        <w:rFonts w:ascii="Symbol" w:hAnsi="Symbol" w:hint="default"/>
      </w:rPr>
    </w:lvl>
    <w:lvl w:ilvl="1" w:tplc="9D48395A">
      <w:start w:val="1"/>
      <w:numFmt w:val="bullet"/>
      <w:lvlText w:val="o"/>
      <w:lvlJc w:val="left"/>
      <w:pPr>
        <w:ind w:left="1440" w:hanging="360"/>
      </w:pPr>
      <w:rPr>
        <w:rFonts w:ascii="Courier New" w:hAnsi="Courier New" w:hint="default"/>
      </w:rPr>
    </w:lvl>
    <w:lvl w:ilvl="2" w:tplc="BEDA419C">
      <w:start w:val="1"/>
      <w:numFmt w:val="bullet"/>
      <w:lvlText w:val=""/>
      <w:lvlJc w:val="left"/>
      <w:pPr>
        <w:ind w:left="2160" w:hanging="360"/>
      </w:pPr>
      <w:rPr>
        <w:rFonts w:ascii="Wingdings" w:hAnsi="Wingdings" w:hint="default"/>
      </w:rPr>
    </w:lvl>
    <w:lvl w:ilvl="3" w:tplc="8F16EC36">
      <w:start w:val="1"/>
      <w:numFmt w:val="bullet"/>
      <w:lvlText w:val=""/>
      <w:lvlJc w:val="left"/>
      <w:pPr>
        <w:ind w:left="2880" w:hanging="360"/>
      </w:pPr>
      <w:rPr>
        <w:rFonts w:ascii="Symbol" w:hAnsi="Symbol" w:hint="default"/>
      </w:rPr>
    </w:lvl>
    <w:lvl w:ilvl="4" w:tplc="866084F6">
      <w:start w:val="1"/>
      <w:numFmt w:val="bullet"/>
      <w:lvlText w:val="o"/>
      <w:lvlJc w:val="left"/>
      <w:pPr>
        <w:ind w:left="3600" w:hanging="360"/>
      </w:pPr>
      <w:rPr>
        <w:rFonts w:ascii="Courier New" w:hAnsi="Courier New" w:hint="default"/>
      </w:rPr>
    </w:lvl>
    <w:lvl w:ilvl="5" w:tplc="5CCA1918">
      <w:start w:val="1"/>
      <w:numFmt w:val="bullet"/>
      <w:lvlText w:val=""/>
      <w:lvlJc w:val="left"/>
      <w:pPr>
        <w:ind w:left="4320" w:hanging="360"/>
      </w:pPr>
      <w:rPr>
        <w:rFonts w:ascii="Wingdings" w:hAnsi="Wingdings" w:hint="default"/>
      </w:rPr>
    </w:lvl>
    <w:lvl w:ilvl="6" w:tplc="0C4046BE">
      <w:start w:val="1"/>
      <w:numFmt w:val="bullet"/>
      <w:lvlText w:val=""/>
      <w:lvlJc w:val="left"/>
      <w:pPr>
        <w:ind w:left="5040" w:hanging="360"/>
      </w:pPr>
      <w:rPr>
        <w:rFonts w:ascii="Symbol" w:hAnsi="Symbol" w:hint="default"/>
      </w:rPr>
    </w:lvl>
    <w:lvl w:ilvl="7" w:tplc="34365056">
      <w:start w:val="1"/>
      <w:numFmt w:val="bullet"/>
      <w:lvlText w:val="o"/>
      <w:lvlJc w:val="left"/>
      <w:pPr>
        <w:ind w:left="5760" w:hanging="360"/>
      </w:pPr>
      <w:rPr>
        <w:rFonts w:ascii="Courier New" w:hAnsi="Courier New" w:hint="default"/>
      </w:rPr>
    </w:lvl>
    <w:lvl w:ilvl="8" w:tplc="6192748A">
      <w:start w:val="1"/>
      <w:numFmt w:val="bullet"/>
      <w:lvlText w:val=""/>
      <w:lvlJc w:val="left"/>
      <w:pPr>
        <w:ind w:left="6480" w:hanging="360"/>
      </w:pPr>
      <w:rPr>
        <w:rFonts w:ascii="Wingdings" w:hAnsi="Wingdings" w:hint="default"/>
      </w:rPr>
    </w:lvl>
  </w:abstractNum>
  <w:abstractNum w:abstractNumId="17" w15:restartNumberingAfterBreak="0">
    <w:nsid w:val="3D10CB2E"/>
    <w:multiLevelType w:val="hybridMultilevel"/>
    <w:tmpl w:val="3CFAB5BA"/>
    <w:lvl w:ilvl="0" w:tplc="562E97F0">
      <w:start w:val="1"/>
      <w:numFmt w:val="bullet"/>
      <w:lvlText w:val=""/>
      <w:lvlJc w:val="left"/>
      <w:pPr>
        <w:ind w:left="720" w:hanging="360"/>
      </w:pPr>
      <w:rPr>
        <w:rFonts w:ascii="Symbol" w:hAnsi="Symbol" w:hint="default"/>
      </w:rPr>
    </w:lvl>
    <w:lvl w:ilvl="1" w:tplc="6FB841D6">
      <w:start w:val="1"/>
      <w:numFmt w:val="bullet"/>
      <w:lvlText w:val="o"/>
      <w:lvlJc w:val="left"/>
      <w:pPr>
        <w:ind w:left="1440" w:hanging="360"/>
      </w:pPr>
      <w:rPr>
        <w:rFonts w:ascii="Courier New" w:hAnsi="Courier New" w:hint="default"/>
      </w:rPr>
    </w:lvl>
    <w:lvl w:ilvl="2" w:tplc="3FA285CA">
      <w:start w:val="1"/>
      <w:numFmt w:val="bullet"/>
      <w:lvlText w:val=""/>
      <w:lvlJc w:val="left"/>
      <w:pPr>
        <w:ind w:left="2160" w:hanging="360"/>
      </w:pPr>
      <w:rPr>
        <w:rFonts w:ascii="Wingdings" w:hAnsi="Wingdings" w:hint="default"/>
      </w:rPr>
    </w:lvl>
    <w:lvl w:ilvl="3" w:tplc="FA22874C">
      <w:start w:val="1"/>
      <w:numFmt w:val="bullet"/>
      <w:lvlText w:val=""/>
      <w:lvlJc w:val="left"/>
      <w:pPr>
        <w:ind w:left="2880" w:hanging="360"/>
      </w:pPr>
      <w:rPr>
        <w:rFonts w:ascii="Symbol" w:hAnsi="Symbol" w:hint="default"/>
      </w:rPr>
    </w:lvl>
    <w:lvl w:ilvl="4" w:tplc="D928510E">
      <w:start w:val="1"/>
      <w:numFmt w:val="bullet"/>
      <w:lvlText w:val="o"/>
      <w:lvlJc w:val="left"/>
      <w:pPr>
        <w:ind w:left="3600" w:hanging="360"/>
      </w:pPr>
      <w:rPr>
        <w:rFonts w:ascii="Courier New" w:hAnsi="Courier New" w:hint="default"/>
      </w:rPr>
    </w:lvl>
    <w:lvl w:ilvl="5" w:tplc="DAD6ECE4">
      <w:start w:val="1"/>
      <w:numFmt w:val="bullet"/>
      <w:lvlText w:val=""/>
      <w:lvlJc w:val="left"/>
      <w:pPr>
        <w:ind w:left="4320" w:hanging="360"/>
      </w:pPr>
      <w:rPr>
        <w:rFonts w:ascii="Wingdings" w:hAnsi="Wingdings" w:hint="default"/>
      </w:rPr>
    </w:lvl>
    <w:lvl w:ilvl="6" w:tplc="8BCA596C">
      <w:start w:val="1"/>
      <w:numFmt w:val="bullet"/>
      <w:lvlText w:val=""/>
      <w:lvlJc w:val="left"/>
      <w:pPr>
        <w:ind w:left="5040" w:hanging="360"/>
      </w:pPr>
      <w:rPr>
        <w:rFonts w:ascii="Symbol" w:hAnsi="Symbol" w:hint="default"/>
      </w:rPr>
    </w:lvl>
    <w:lvl w:ilvl="7" w:tplc="E8A8335C">
      <w:start w:val="1"/>
      <w:numFmt w:val="bullet"/>
      <w:lvlText w:val="o"/>
      <w:lvlJc w:val="left"/>
      <w:pPr>
        <w:ind w:left="5760" w:hanging="360"/>
      </w:pPr>
      <w:rPr>
        <w:rFonts w:ascii="Courier New" w:hAnsi="Courier New" w:hint="default"/>
      </w:rPr>
    </w:lvl>
    <w:lvl w:ilvl="8" w:tplc="997A73CE">
      <w:start w:val="1"/>
      <w:numFmt w:val="bullet"/>
      <w:lvlText w:val=""/>
      <w:lvlJc w:val="left"/>
      <w:pPr>
        <w:ind w:left="6480" w:hanging="360"/>
      </w:pPr>
      <w:rPr>
        <w:rFonts w:ascii="Wingdings" w:hAnsi="Wingdings" w:hint="default"/>
      </w:rPr>
    </w:lvl>
  </w:abstractNum>
  <w:abstractNum w:abstractNumId="18" w15:restartNumberingAfterBreak="0">
    <w:nsid w:val="4AAF3BF9"/>
    <w:multiLevelType w:val="hybridMultilevel"/>
    <w:tmpl w:val="D98458D0"/>
    <w:lvl w:ilvl="0" w:tplc="BF5EF6E8">
      <w:start w:val="1"/>
      <w:numFmt w:val="bullet"/>
      <w:lvlText w:val=""/>
      <w:lvlJc w:val="left"/>
      <w:pPr>
        <w:ind w:left="360" w:hanging="360"/>
      </w:pPr>
      <w:rPr>
        <w:rFonts w:ascii="Symbol" w:hAnsi="Symbol" w:hint="default"/>
      </w:rPr>
    </w:lvl>
    <w:lvl w:ilvl="1" w:tplc="CAFA7506">
      <w:start w:val="1"/>
      <w:numFmt w:val="bullet"/>
      <w:lvlText w:val="o"/>
      <w:lvlJc w:val="left"/>
      <w:pPr>
        <w:ind w:left="1080" w:hanging="360"/>
      </w:pPr>
      <w:rPr>
        <w:rFonts w:ascii="Courier New" w:hAnsi="Courier New" w:hint="default"/>
      </w:rPr>
    </w:lvl>
    <w:lvl w:ilvl="2" w:tplc="D07235F8">
      <w:start w:val="1"/>
      <w:numFmt w:val="bullet"/>
      <w:lvlText w:val=""/>
      <w:lvlJc w:val="left"/>
      <w:pPr>
        <w:ind w:left="1800" w:hanging="360"/>
      </w:pPr>
      <w:rPr>
        <w:rFonts w:ascii="Wingdings" w:hAnsi="Wingdings" w:hint="default"/>
      </w:rPr>
    </w:lvl>
    <w:lvl w:ilvl="3" w:tplc="C0A0300E">
      <w:start w:val="1"/>
      <w:numFmt w:val="bullet"/>
      <w:lvlText w:val=""/>
      <w:lvlJc w:val="left"/>
      <w:pPr>
        <w:ind w:left="2520" w:hanging="360"/>
      </w:pPr>
      <w:rPr>
        <w:rFonts w:ascii="Symbol" w:hAnsi="Symbol" w:hint="default"/>
      </w:rPr>
    </w:lvl>
    <w:lvl w:ilvl="4" w:tplc="EEF6F55A">
      <w:start w:val="1"/>
      <w:numFmt w:val="bullet"/>
      <w:lvlText w:val="o"/>
      <w:lvlJc w:val="left"/>
      <w:pPr>
        <w:ind w:left="3240" w:hanging="360"/>
      </w:pPr>
      <w:rPr>
        <w:rFonts w:ascii="Courier New" w:hAnsi="Courier New" w:hint="default"/>
      </w:rPr>
    </w:lvl>
    <w:lvl w:ilvl="5" w:tplc="2E829414">
      <w:start w:val="1"/>
      <w:numFmt w:val="bullet"/>
      <w:lvlText w:val=""/>
      <w:lvlJc w:val="left"/>
      <w:pPr>
        <w:ind w:left="3960" w:hanging="360"/>
      </w:pPr>
      <w:rPr>
        <w:rFonts w:ascii="Wingdings" w:hAnsi="Wingdings" w:hint="default"/>
      </w:rPr>
    </w:lvl>
    <w:lvl w:ilvl="6" w:tplc="3E42CB2E">
      <w:start w:val="1"/>
      <w:numFmt w:val="bullet"/>
      <w:lvlText w:val=""/>
      <w:lvlJc w:val="left"/>
      <w:pPr>
        <w:ind w:left="4680" w:hanging="360"/>
      </w:pPr>
      <w:rPr>
        <w:rFonts w:ascii="Symbol" w:hAnsi="Symbol" w:hint="default"/>
      </w:rPr>
    </w:lvl>
    <w:lvl w:ilvl="7" w:tplc="4866D208">
      <w:start w:val="1"/>
      <w:numFmt w:val="bullet"/>
      <w:lvlText w:val="o"/>
      <w:lvlJc w:val="left"/>
      <w:pPr>
        <w:ind w:left="5400" w:hanging="360"/>
      </w:pPr>
      <w:rPr>
        <w:rFonts w:ascii="Courier New" w:hAnsi="Courier New" w:hint="default"/>
      </w:rPr>
    </w:lvl>
    <w:lvl w:ilvl="8" w:tplc="2AA6B154">
      <w:start w:val="1"/>
      <w:numFmt w:val="bullet"/>
      <w:lvlText w:val=""/>
      <w:lvlJc w:val="left"/>
      <w:pPr>
        <w:ind w:left="6120" w:hanging="360"/>
      </w:pPr>
      <w:rPr>
        <w:rFonts w:ascii="Wingdings" w:hAnsi="Wingdings" w:hint="default"/>
      </w:rPr>
    </w:lvl>
  </w:abstractNum>
  <w:abstractNum w:abstractNumId="19" w15:restartNumberingAfterBreak="0">
    <w:nsid w:val="53B99F32"/>
    <w:multiLevelType w:val="hybridMultilevel"/>
    <w:tmpl w:val="13EEFF1A"/>
    <w:lvl w:ilvl="0" w:tplc="19EA9254">
      <w:start w:val="1"/>
      <w:numFmt w:val="bullet"/>
      <w:lvlText w:val=""/>
      <w:lvlJc w:val="left"/>
      <w:pPr>
        <w:ind w:left="360" w:hanging="360"/>
      </w:pPr>
      <w:rPr>
        <w:rFonts w:ascii="Symbol" w:hAnsi="Symbol" w:hint="default"/>
      </w:rPr>
    </w:lvl>
    <w:lvl w:ilvl="1" w:tplc="1060AE7A">
      <w:start w:val="1"/>
      <w:numFmt w:val="bullet"/>
      <w:lvlText w:val="o"/>
      <w:lvlJc w:val="left"/>
      <w:pPr>
        <w:ind w:left="1080" w:hanging="360"/>
      </w:pPr>
      <w:rPr>
        <w:rFonts w:ascii="Courier New" w:hAnsi="Courier New" w:hint="default"/>
      </w:rPr>
    </w:lvl>
    <w:lvl w:ilvl="2" w:tplc="1F22B86C">
      <w:start w:val="1"/>
      <w:numFmt w:val="bullet"/>
      <w:lvlText w:val=""/>
      <w:lvlJc w:val="left"/>
      <w:pPr>
        <w:ind w:left="1800" w:hanging="360"/>
      </w:pPr>
      <w:rPr>
        <w:rFonts w:ascii="Wingdings" w:hAnsi="Wingdings" w:hint="default"/>
      </w:rPr>
    </w:lvl>
    <w:lvl w:ilvl="3" w:tplc="7632BDEC">
      <w:start w:val="1"/>
      <w:numFmt w:val="bullet"/>
      <w:lvlText w:val=""/>
      <w:lvlJc w:val="left"/>
      <w:pPr>
        <w:ind w:left="2520" w:hanging="360"/>
      </w:pPr>
      <w:rPr>
        <w:rFonts w:ascii="Symbol" w:hAnsi="Symbol" w:hint="default"/>
      </w:rPr>
    </w:lvl>
    <w:lvl w:ilvl="4" w:tplc="869EF862">
      <w:start w:val="1"/>
      <w:numFmt w:val="bullet"/>
      <w:lvlText w:val="o"/>
      <w:lvlJc w:val="left"/>
      <w:pPr>
        <w:ind w:left="3240" w:hanging="360"/>
      </w:pPr>
      <w:rPr>
        <w:rFonts w:ascii="Courier New" w:hAnsi="Courier New" w:hint="default"/>
      </w:rPr>
    </w:lvl>
    <w:lvl w:ilvl="5" w:tplc="8D70711A">
      <w:start w:val="1"/>
      <w:numFmt w:val="bullet"/>
      <w:lvlText w:val=""/>
      <w:lvlJc w:val="left"/>
      <w:pPr>
        <w:ind w:left="3960" w:hanging="360"/>
      </w:pPr>
      <w:rPr>
        <w:rFonts w:ascii="Wingdings" w:hAnsi="Wingdings" w:hint="default"/>
      </w:rPr>
    </w:lvl>
    <w:lvl w:ilvl="6" w:tplc="7BF4DC24">
      <w:start w:val="1"/>
      <w:numFmt w:val="bullet"/>
      <w:lvlText w:val=""/>
      <w:lvlJc w:val="left"/>
      <w:pPr>
        <w:ind w:left="4680" w:hanging="360"/>
      </w:pPr>
      <w:rPr>
        <w:rFonts w:ascii="Symbol" w:hAnsi="Symbol" w:hint="default"/>
      </w:rPr>
    </w:lvl>
    <w:lvl w:ilvl="7" w:tplc="0A3CEC74">
      <w:start w:val="1"/>
      <w:numFmt w:val="bullet"/>
      <w:lvlText w:val="o"/>
      <w:lvlJc w:val="left"/>
      <w:pPr>
        <w:ind w:left="5400" w:hanging="360"/>
      </w:pPr>
      <w:rPr>
        <w:rFonts w:ascii="Courier New" w:hAnsi="Courier New" w:hint="default"/>
      </w:rPr>
    </w:lvl>
    <w:lvl w:ilvl="8" w:tplc="C054EB32">
      <w:start w:val="1"/>
      <w:numFmt w:val="bullet"/>
      <w:lvlText w:val=""/>
      <w:lvlJc w:val="left"/>
      <w:pPr>
        <w:ind w:left="6120" w:hanging="360"/>
      </w:pPr>
      <w:rPr>
        <w:rFonts w:ascii="Wingdings" w:hAnsi="Wingdings" w:hint="default"/>
      </w:rPr>
    </w:lvl>
  </w:abstractNum>
  <w:abstractNum w:abstractNumId="20" w15:restartNumberingAfterBreak="0">
    <w:nsid w:val="566B5922"/>
    <w:multiLevelType w:val="hybridMultilevel"/>
    <w:tmpl w:val="2382AD72"/>
    <w:lvl w:ilvl="0" w:tplc="5E2AEF1E">
      <w:start w:val="1"/>
      <w:numFmt w:val="bullet"/>
      <w:lvlText w:val=""/>
      <w:lvlJc w:val="left"/>
      <w:pPr>
        <w:ind w:left="720" w:hanging="360"/>
      </w:pPr>
      <w:rPr>
        <w:rFonts w:ascii="Symbol" w:hAnsi="Symbol" w:hint="default"/>
      </w:rPr>
    </w:lvl>
    <w:lvl w:ilvl="1" w:tplc="D5080C36">
      <w:start w:val="1"/>
      <w:numFmt w:val="bullet"/>
      <w:lvlText w:val="o"/>
      <w:lvlJc w:val="left"/>
      <w:pPr>
        <w:ind w:left="1440" w:hanging="360"/>
      </w:pPr>
      <w:rPr>
        <w:rFonts w:ascii="Courier New" w:hAnsi="Courier New" w:hint="default"/>
      </w:rPr>
    </w:lvl>
    <w:lvl w:ilvl="2" w:tplc="DE3E8DF4">
      <w:start w:val="1"/>
      <w:numFmt w:val="bullet"/>
      <w:lvlText w:val=""/>
      <w:lvlJc w:val="left"/>
      <w:pPr>
        <w:ind w:left="2160" w:hanging="360"/>
      </w:pPr>
      <w:rPr>
        <w:rFonts w:ascii="Wingdings" w:hAnsi="Wingdings" w:hint="default"/>
      </w:rPr>
    </w:lvl>
    <w:lvl w:ilvl="3" w:tplc="500E88CC">
      <w:start w:val="1"/>
      <w:numFmt w:val="bullet"/>
      <w:lvlText w:val=""/>
      <w:lvlJc w:val="left"/>
      <w:pPr>
        <w:ind w:left="2880" w:hanging="360"/>
      </w:pPr>
      <w:rPr>
        <w:rFonts w:ascii="Symbol" w:hAnsi="Symbol" w:hint="default"/>
      </w:rPr>
    </w:lvl>
    <w:lvl w:ilvl="4" w:tplc="65862CB0">
      <w:start w:val="1"/>
      <w:numFmt w:val="bullet"/>
      <w:lvlText w:val="o"/>
      <w:lvlJc w:val="left"/>
      <w:pPr>
        <w:ind w:left="3600" w:hanging="360"/>
      </w:pPr>
      <w:rPr>
        <w:rFonts w:ascii="Courier New" w:hAnsi="Courier New" w:hint="default"/>
      </w:rPr>
    </w:lvl>
    <w:lvl w:ilvl="5" w:tplc="AAA28820">
      <w:start w:val="1"/>
      <w:numFmt w:val="bullet"/>
      <w:lvlText w:val=""/>
      <w:lvlJc w:val="left"/>
      <w:pPr>
        <w:ind w:left="4320" w:hanging="360"/>
      </w:pPr>
      <w:rPr>
        <w:rFonts w:ascii="Wingdings" w:hAnsi="Wingdings" w:hint="default"/>
      </w:rPr>
    </w:lvl>
    <w:lvl w:ilvl="6" w:tplc="CC30D7FA">
      <w:start w:val="1"/>
      <w:numFmt w:val="bullet"/>
      <w:lvlText w:val=""/>
      <w:lvlJc w:val="left"/>
      <w:pPr>
        <w:ind w:left="5040" w:hanging="360"/>
      </w:pPr>
      <w:rPr>
        <w:rFonts w:ascii="Symbol" w:hAnsi="Symbol" w:hint="default"/>
      </w:rPr>
    </w:lvl>
    <w:lvl w:ilvl="7" w:tplc="3A900A90">
      <w:start w:val="1"/>
      <w:numFmt w:val="bullet"/>
      <w:lvlText w:val="o"/>
      <w:lvlJc w:val="left"/>
      <w:pPr>
        <w:ind w:left="5760" w:hanging="360"/>
      </w:pPr>
      <w:rPr>
        <w:rFonts w:ascii="Courier New" w:hAnsi="Courier New" w:hint="default"/>
      </w:rPr>
    </w:lvl>
    <w:lvl w:ilvl="8" w:tplc="981E33FC">
      <w:start w:val="1"/>
      <w:numFmt w:val="bullet"/>
      <w:lvlText w:val=""/>
      <w:lvlJc w:val="left"/>
      <w:pPr>
        <w:ind w:left="6480" w:hanging="360"/>
      </w:pPr>
      <w:rPr>
        <w:rFonts w:ascii="Wingdings" w:hAnsi="Wingdings" w:hint="default"/>
      </w:rPr>
    </w:lvl>
  </w:abstractNum>
  <w:abstractNum w:abstractNumId="21" w15:restartNumberingAfterBreak="0">
    <w:nsid w:val="5F81EC20"/>
    <w:multiLevelType w:val="hybridMultilevel"/>
    <w:tmpl w:val="FFFFFFFF"/>
    <w:lvl w:ilvl="0" w:tplc="84A4EC98">
      <w:start w:val="1"/>
      <w:numFmt w:val="bullet"/>
      <w:lvlText w:val="·"/>
      <w:lvlJc w:val="left"/>
      <w:pPr>
        <w:ind w:left="792" w:hanging="360"/>
      </w:pPr>
      <w:rPr>
        <w:rFonts w:ascii="Symbol" w:hAnsi="Symbol" w:hint="default"/>
      </w:rPr>
    </w:lvl>
    <w:lvl w:ilvl="1" w:tplc="1EF2979E">
      <w:start w:val="1"/>
      <w:numFmt w:val="bullet"/>
      <w:lvlText w:val="o"/>
      <w:lvlJc w:val="left"/>
      <w:pPr>
        <w:ind w:left="1512" w:hanging="360"/>
      </w:pPr>
      <w:rPr>
        <w:rFonts w:ascii="Courier New" w:hAnsi="Courier New" w:hint="default"/>
      </w:rPr>
    </w:lvl>
    <w:lvl w:ilvl="2" w:tplc="1DAA8A70">
      <w:start w:val="1"/>
      <w:numFmt w:val="bullet"/>
      <w:lvlText w:val=""/>
      <w:lvlJc w:val="left"/>
      <w:pPr>
        <w:ind w:left="2232" w:hanging="360"/>
      </w:pPr>
      <w:rPr>
        <w:rFonts w:ascii="Wingdings" w:hAnsi="Wingdings" w:hint="default"/>
      </w:rPr>
    </w:lvl>
    <w:lvl w:ilvl="3" w:tplc="4B44F770">
      <w:start w:val="1"/>
      <w:numFmt w:val="bullet"/>
      <w:lvlText w:val=""/>
      <w:lvlJc w:val="left"/>
      <w:pPr>
        <w:ind w:left="2952" w:hanging="360"/>
      </w:pPr>
      <w:rPr>
        <w:rFonts w:ascii="Symbol" w:hAnsi="Symbol" w:hint="default"/>
      </w:rPr>
    </w:lvl>
    <w:lvl w:ilvl="4" w:tplc="2656FA34">
      <w:start w:val="1"/>
      <w:numFmt w:val="bullet"/>
      <w:lvlText w:val="o"/>
      <w:lvlJc w:val="left"/>
      <w:pPr>
        <w:ind w:left="3672" w:hanging="360"/>
      </w:pPr>
      <w:rPr>
        <w:rFonts w:ascii="Courier New" w:hAnsi="Courier New" w:hint="default"/>
      </w:rPr>
    </w:lvl>
    <w:lvl w:ilvl="5" w:tplc="5FC8CFE8">
      <w:start w:val="1"/>
      <w:numFmt w:val="bullet"/>
      <w:lvlText w:val=""/>
      <w:lvlJc w:val="left"/>
      <w:pPr>
        <w:ind w:left="4392" w:hanging="360"/>
      </w:pPr>
      <w:rPr>
        <w:rFonts w:ascii="Wingdings" w:hAnsi="Wingdings" w:hint="default"/>
      </w:rPr>
    </w:lvl>
    <w:lvl w:ilvl="6" w:tplc="72500C1E">
      <w:start w:val="1"/>
      <w:numFmt w:val="bullet"/>
      <w:lvlText w:val=""/>
      <w:lvlJc w:val="left"/>
      <w:pPr>
        <w:ind w:left="5112" w:hanging="360"/>
      </w:pPr>
      <w:rPr>
        <w:rFonts w:ascii="Symbol" w:hAnsi="Symbol" w:hint="default"/>
      </w:rPr>
    </w:lvl>
    <w:lvl w:ilvl="7" w:tplc="26E2F812">
      <w:start w:val="1"/>
      <w:numFmt w:val="bullet"/>
      <w:lvlText w:val="o"/>
      <w:lvlJc w:val="left"/>
      <w:pPr>
        <w:ind w:left="5832" w:hanging="360"/>
      </w:pPr>
      <w:rPr>
        <w:rFonts w:ascii="Courier New" w:hAnsi="Courier New" w:hint="default"/>
      </w:rPr>
    </w:lvl>
    <w:lvl w:ilvl="8" w:tplc="4C0E0676">
      <w:start w:val="1"/>
      <w:numFmt w:val="bullet"/>
      <w:lvlText w:val=""/>
      <w:lvlJc w:val="left"/>
      <w:pPr>
        <w:ind w:left="6552" w:hanging="360"/>
      </w:pPr>
      <w:rPr>
        <w:rFonts w:ascii="Wingdings" w:hAnsi="Wingdings" w:hint="default"/>
      </w:rPr>
    </w:lvl>
  </w:abstractNum>
  <w:abstractNum w:abstractNumId="22" w15:restartNumberingAfterBreak="0">
    <w:nsid w:val="6309E57B"/>
    <w:multiLevelType w:val="hybridMultilevel"/>
    <w:tmpl w:val="663A3E68"/>
    <w:lvl w:ilvl="0" w:tplc="B0D207A6">
      <w:start w:val="1"/>
      <w:numFmt w:val="bullet"/>
      <w:lvlText w:val=""/>
      <w:lvlJc w:val="left"/>
      <w:pPr>
        <w:ind w:left="360" w:hanging="360"/>
      </w:pPr>
      <w:rPr>
        <w:rFonts w:ascii="Symbol" w:hAnsi="Symbol" w:hint="default"/>
      </w:rPr>
    </w:lvl>
    <w:lvl w:ilvl="1" w:tplc="C3EA9AE4">
      <w:start w:val="1"/>
      <w:numFmt w:val="bullet"/>
      <w:lvlText w:val="o"/>
      <w:lvlJc w:val="left"/>
      <w:pPr>
        <w:ind w:left="1080" w:hanging="360"/>
      </w:pPr>
      <w:rPr>
        <w:rFonts w:ascii="Courier New" w:hAnsi="Courier New" w:hint="default"/>
      </w:rPr>
    </w:lvl>
    <w:lvl w:ilvl="2" w:tplc="B94C4884">
      <w:start w:val="1"/>
      <w:numFmt w:val="bullet"/>
      <w:lvlText w:val=""/>
      <w:lvlJc w:val="left"/>
      <w:pPr>
        <w:ind w:left="1800" w:hanging="360"/>
      </w:pPr>
      <w:rPr>
        <w:rFonts w:ascii="Wingdings" w:hAnsi="Wingdings" w:hint="default"/>
      </w:rPr>
    </w:lvl>
    <w:lvl w:ilvl="3" w:tplc="7EBED4FE">
      <w:start w:val="1"/>
      <w:numFmt w:val="bullet"/>
      <w:lvlText w:val=""/>
      <w:lvlJc w:val="left"/>
      <w:pPr>
        <w:ind w:left="2520" w:hanging="360"/>
      </w:pPr>
      <w:rPr>
        <w:rFonts w:ascii="Symbol" w:hAnsi="Symbol" w:hint="default"/>
      </w:rPr>
    </w:lvl>
    <w:lvl w:ilvl="4" w:tplc="CD5A9394">
      <w:start w:val="1"/>
      <w:numFmt w:val="bullet"/>
      <w:lvlText w:val="o"/>
      <w:lvlJc w:val="left"/>
      <w:pPr>
        <w:ind w:left="3240" w:hanging="360"/>
      </w:pPr>
      <w:rPr>
        <w:rFonts w:ascii="Courier New" w:hAnsi="Courier New" w:hint="default"/>
      </w:rPr>
    </w:lvl>
    <w:lvl w:ilvl="5" w:tplc="3B62A7EE">
      <w:start w:val="1"/>
      <w:numFmt w:val="bullet"/>
      <w:lvlText w:val=""/>
      <w:lvlJc w:val="left"/>
      <w:pPr>
        <w:ind w:left="3960" w:hanging="360"/>
      </w:pPr>
      <w:rPr>
        <w:rFonts w:ascii="Wingdings" w:hAnsi="Wingdings" w:hint="default"/>
      </w:rPr>
    </w:lvl>
    <w:lvl w:ilvl="6" w:tplc="E814E71E">
      <w:start w:val="1"/>
      <w:numFmt w:val="bullet"/>
      <w:lvlText w:val=""/>
      <w:lvlJc w:val="left"/>
      <w:pPr>
        <w:ind w:left="4680" w:hanging="360"/>
      </w:pPr>
      <w:rPr>
        <w:rFonts w:ascii="Symbol" w:hAnsi="Symbol" w:hint="default"/>
      </w:rPr>
    </w:lvl>
    <w:lvl w:ilvl="7" w:tplc="EC82DC28">
      <w:start w:val="1"/>
      <w:numFmt w:val="bullet"/>
      <w:lvlText w:val="o"/>
      <w:lvlJc w:val="left"/>
      <w:pPr>
        <w:ind w:left="5400" w:hanging="360"/>
      </w:pPr>
      <w:rPr>
        <w:rFonts w:ascii="Courier New" w:hAnsi="Courier New" w:hint="default"/>
      </w:rPr>
    </w:lvl>
    <w:lvl w:ilvl="8" w:tplc="6958D862">
      <w:start w:val="1"/>
      <w:numFmt w:val="bullet"/>
      <w:lvlText w:val=""/>
      <w:lvlJc w:val="left"/>
      <w:pPr>
        <w:ind w:left="6120" w:hanging="360"/>
      </w:pPr>
      <w:rPr>
        <w:rFonts w:ascii="Wingdings" w:hAnsi="Wingdings" w:hint="default"/>
      </w:rPr>
    </w:lvl>
  </w:abstractNum>
  <w:abstractNum w:abstractNumId="23" w15:restartNumberingAfterBreak="0">
    <w:nsid w:val="66A7BDFA"/>
    <w:multiLevelType w:val="hybridMultilevel"/>
    <w:tmpl w:val="FFFFFFFF"/>
    <w:lvl w:ilvl="0" w:tplc="41E0B3E0">
      <w:start w:val="1"/>
      <w:numFmt w:val="bullet"/>
      <w:lvlText w:val="·"/>
      <w:lvlJc w:val="left"/>
      <w:pPr>
        <w:ind w:left="288" w:hanging="360"/>
      </w:pPr>
      <w:rPr>
        <w:rFonts w:ascii="Symbol" w:hAnsi="Symbol" w:hint="default"/>
      </w:rPr>
    </w:lvl>
    <w:lvl w:ilvl="1" w:tplc="486CB02E">
      <w:start w:val="1"/>
      <w:numFmt w:val="bullet"/>
      <w:lvlText w:val="o"/>
      <w:lvlJc w:val="left"/>
      <w:pPr>
        <w:ind w:left="1008" w:hanging="360"/>
      </w:pPr>
      <w:rPr>
        <w:rFonts w:ascii="Courier New" w:hAnsi="Courier New" w:hint="default"/>
      </w:rPr>
    </w:lvl>
    <w:lvl w:ilvl="2" w:tplc="45BCBE0E">
      <w:start w:val="1"/>
      <w:numFmt w:val="bullet"/>
      <w:lvlText w:val=""/>
      <w:lvlJc w:val="left"/>
      <w:pPr>
        <w:ind w:left="1728" w:hanging="360"/>
      </w:pPr>
      <w:rPr>
        <w:rFonts w:ascii="Wingdings" w:hAnsi="Wingdings" w:hint="default"/>
      </w:rPr>
    </w:lvl>
    <w:lvl w:ilvl="3" w:tplc="B34AB49E">
      <w:start w:val="1"/>
      <w:numFmt w:val="bullet"/>
      <w:lvlText w:val=""/>
      <w:lvlJc w:val="left"/>
      <w:pPr>
        <w:ind w:left="2448" w:hanging="360"/>
      </w:pPr>
      <w:rPr>
        <w:rFonts w:ascii="Symbol" w:hAnsi="Symbol" w:hint="default"/>
      </w:rPr>
    </w:lvl>
    <w:lvl w:ilvl="4" w:tplc="AD2C22F2">
      <w:start w:val="1"/>
      <w:numFmt w:val="bullet"/>
      <w:lvlText w:val="o"/>
      <w:lvlJc w:val="left"/>
      <w:pPr>
        <w:ind w:left="3168" w:hanging="360"/>
      </w:pPr>
      <w:rPr>
        <w:rFonts w:ascii="Courier New" w:hAnsi="Courier New" w:hint="default"/>
      </w:rPr>
    </w:lvl>
    <w:lvl w:ilvl="5" w:tplc="1EB20C22">
      <w:start w:val="1"/>
      <w:numFmt w:val="bullet"/>
      <w:lvlText w:val=""/>
      <w:lvlJc w:val="left"/>
      <w:pPr>
        <w:ind w:left="3888" w:hanging="360"/>
      </w:pPr>
      <w:rPr>
        <w:rFonts w:ascii="Wingdings" w:hAnsi="Wingdings" w:hint="default"/>
      </w:rPr>
    </w:lvl>
    <w:lvl w:ilvl="6" w:tplc="C2166B38">
      <w:start w:val="1"/>
      <w:numFmt w:val="bullet"/>
      <w:lvlText w:val=""/>
      <w:lvlJc w:val="left"/>
      <w:pPr>
        <w:ind w:left="4608" w:hanging="360"/>
      </w:pPr>
      <w:rPr>
        <w:rFonts w:ascii="Symbol" w:hAnsi="Symbol" w:hint="default"/>
      </w:rPr>
    </w:lvl>
    <w:lvl w:ilvl="7" w:tplc="B13A8E5A">
      <w:start w:val="1"/>
      <w:numFmt w:val="bullet"/>
      <w:lvlText w:val="o"/>
      <w:lvlJc w:val="left"/>
      <w:pPr>
        <w:ind w:left="5328" w:hanging="360"/>
      </w:pPr>
      <w:rPr>
        <w:rFonts w:ascii="Courier New" w:hAnsi="Courier New" w:hint="default"/>
      </w:rPr>
    </w:lvl>
    <w:lvl w:ilvl="8" w:tplc="BA26C874">
      <w:start w:val="1"/>
      <w:numFmt w:val="bullet"/>
      <w:lvlText w:val=""/>
      <w:lvlJc w:val="left"/>
      <w:pPr>
        <w:ind w:left="6048" w:hanging="360"/>
      </w:pPr>
      <w:rPr>
        <w:rFonts w:ascii="Wingdings" w:hAnsi="Wingdings" w:hint="default"/>
      </w:rPr>
    </w:lvl>
  </w:abstractNum>
  <w:abstractNum w:abstractNumId="24" w15:restartNumberingAfterBreak="0">
    <w:nsid w:val="68FED143"/>
    <w:multiLevelType w:val="hybridMultilevel"/>
    <w:tmpl w:val="5BD08DD6"/>
    <w:lvl w:ilvl="0" w:tplc="D5E0A1F2">
      <w:start w:val="1"/>
      <w:numFmt w:val="bullet"/>
      <w:lvlText w:val=""/>
      <w:lvlJc w:val="left"/>
      <w:pPr>
        <w:ind w:left="360" w:hanging="360"/>
      </w:pPr>
      <w:rPr>
        <w:rFonts w:ascii="Symbol" w:hAnsi="Symbol" w:hint="default"/>
      </w:rPr>
    </w:lvl>
    <w:lvl w:ilvl="1" w:tplc="6BCCDDBE">
      <w:start w:val="1"/>
      <w:numFmt w:val="bullet"/>
      <w:lvlText w:val="o"/>
      <w:lvlJc w:val="left"/>
      <w:pPr>
        <w:ind w:left="1080" w:hanging="360"/>
      </w:pPr>
      <w:rPr>
        <w:rFonts w:ascii="Courier New" w:hAnsi="Courier New" w:hint="default"/>
      </w:rPr>
    </w:lvl>
    <w:lvl w:ilvl="2" w:tplc="54CECF10">
      <w:start w:val="1"/>
      <w:numFmt w:val="bullet"/>
      <w:lvlText w:val=""/>
      <w:lvlJc w:val="left"/>
      <w:pPr>
        <w:ind w:left="1800" w:hanging="360"/>
      </w:pPr>
      <w:rPr>
        <w:rFonts w:ascii="Wingdings" w:hAnsi="Wingdings" w:hint="default"/>
      </w:rPr>
    </w:lvl>
    <w:lvl w:ilvl="3" w:tplc="4E7ED164">
      <w:start w:val="1"/>
      <w:numFmt w:val="bullet"/>
      <w:lvlText w:val=""/>
      <w:lvlJc w:val="left"/>
      <w:pPr>
        <w:ind w:left="2520" w:hanging="360"/>
      </w:pPr>
      <w:rPr>
        <w:rFonts w:ascii="Symbol" w:hAnsi="Symbol" w:hint="default"/>
      </w:rPr>
    </w:lvl>
    <w:lvl w:ilvl="4" w:tplc="A55899F6">
      <w:start w:val="1"/>
      <w:numFmt w:val="bullet"/>
      <w:lvlText w:val="o"/>
      <w:lvlJc w:val="left"/>
      <w:pPr>
        <w:ind w:left="3240" w:hanging="360"/>
      </w:pPr>
      <w:rPr>
        <w:rFonts w:ascii="Courier New" w:hAnsi="Courier New" w:hint="default"/>
      </w:rPr>
    </w:lvl>
    <w:lvl w:ilvl="5" w:tplc="17800420">
      <w:start w:val="1"/>
      <w:numFmt w:val="bullet"/>
      <w:lvlText w:val=""/>
      <w:lvlJc w:val="left"/>
      <w:pPr>
        <w:ind w:left="3960" w:hanging="360"/>
      </w:pPr>
      <w:rPr>
        <w:rFonts w:ascii="Wingdings" w:hAnsi="Wingdings" w:hint="default"/>
      </w:rPr>
    </w:lvl>
    <w:lvl w:ilvl="6" w:tplc="A3D24E90">
      <w:start w:val="1"/>
      <w:numFmt w:val="bullet"/>
      <w:lvlText w:val=""/>
      <w:lvlJc w:val="left"/>
      <w:pPr>
        <w:ind w:left="4680" w:hanging="360"/>
      </w:pPr>
      <w:rPr>
        <w:rFonts w:ascii="Symbol" w:hAnsi="Symbol" w:hint="default"/>
      </w:rPr>
    </w:lvl>
    <w:lvl w:ilvl="7" w:tplc="6D18AB3C">
      <w:start w:val="1"/>
      <w:numFmt w:val="bullet"/>
      <w:lvlText w:val="o"/>
      <w:lvlJc w:val="left"/>
      <w:pPr>
        <w:ind w:left="5400" w:hanging="360"/>
      </w:pPr>
      <w:rPr>
        <w:rFonts w:ascii="Courier New" w:hAnsi="Courier New" w:hint="default"/>
      </w:rPr>
    </w:lvl>
    <w:lvl w:ilvl="8" w:tplc="9BF23AA2">
      <w:start w:val="1"/>
      <w:numFmt w:val="bullet"/>
      <w:lvlText w:val=""/>
      <w:lvlJc w:val="left"/>
      <w:pPr>
        <w:ind w:left="6120" w:hanging="360"/>
      </w:pPr>
      <w:rPr>
        <w:rFonts w:ascii="Wingdings" w:hAnsi="Wingdings" w:hint="default"/>
      </w:rPr>
    </w:lvl>
  </w:abstractNum>
  <w:abstractNum w:abstractNumId="25" w15:restartNumberingAfterBreak="0">
    <w:nsid w:val="69524730"/>
    <w:multiLevelType w:val="hybridMultilevel"/>
    <w:tmpl w:val="E3EE9E10"/>
    <w:lvl w:ilvl="0" w:tplc="3A925F5E">
      <w:start w:val="1"/>
      <w:numFmt w:val="bullet"/>
      <w:lvlText w:val=""/>
      <w:lvlJc w:val="left"/>
      <w:pPr>
        <w:ind w:left="720" w:hanging="360"/>
      </w:pPr>
      <w:rPr>
        <w:rFonts w:ascii="Symbol" w:hAnsi="Symbol" w:hint="default"/>
      </w:rPr>
    </w:lvl>
    <w:lvl w:ilvl="1" w:tplc="06DEB0AA">
      <w:start w:val="1"/>
      <w:numFmt w:val="bullet"/>
      <w:lvlText w:val="o"/>
      <w:lvlJc w:val="left"/>
      <w:pPr>
        <w:ind w:left="1440" w:hanging="360"/>
      </w:pPr>
      <w:rPr>
        <w:rFonts w:ascii="Courier New" w:hAnsi="Courier New" w:hint="default"/>
      </w:rPr>
    </w:lvl>
    <w:lvl w:ilvl="2" w:tplc="F2424D08">
      <w:start w:val="1"/>
      <w:numFmt w:val="bullet"/>
      <w:lvlText w:val=""/>
      <w:lvlJc w:val="left"/>
      <w:pPr>
        <w:ind w:left="2160" w:hanging="360"/>
      </w:pPr>
      <w:rPr>
        <w:rFonts w:ascii="Wingdings" w:hAnsi="Wingdings" w:hint="default"/>
      </w:rPr>
    </w:lvl>
    <w:lvl w:ilvl="3" w:tplc="93CCA416">
      <w:start w:val="1"/>
      <w:numFmt w:val="bullet"/>
      <w:lvlText w:val=""/>
      <w:lvlJc w:val="left"/>
      <w:pPr>
        <w:ind w:left="2880" w:hanging="360"/>
      </w:pPr>
      <w:rPr>
        <w:rFonts w:ascii="Symbol" w:hAnsi="Symbol" w:hint="default"/>
      </w:rPr>
    </w:lvl>
    <w:lvl w:ilvl="4" w:tplc="4CFCC4AE">
      <w:start w:val="1"/>
      <w:numFmt w:val="bullet"/>
      <w:lvlText w:val="o"/>
      <w:lvlJc w:val="left"/>
      <w:pPr>
        <w:ind w:left="3600" w:hanging="360"/>
      </w:pPr>
      <w:rPr>
        <w:rFonts w:ascii="Courier New" w:hAnsi="Courier New" w:hint="default"/>
      </w:rPr>
    </w:lvl>
    <w:lvl w:ilvl="5" w:tplc="C716339E">
      <w:start w:val="1"/>
      <w:numFmt w:val="bullet"/>
      <w:lvlText w:val=""/>
      <w:lvlJc w:val="left"/>
      <w:pPr>
        <w:ind w:left="4320" w:hanging="360"/>
      </w:pPr>
      <w:rPr>
        <w:rFonts w:ascii="Wingdings" w:hAnsi="Wingdings" w:hint="default"/>
      </w:rPr>
    </w:lvl>
    <w:lvl w:ilvl="6" w:tplc="A2B68EBC">
      <w:start w:val="1"/>
      <w:numFmt w:val="bullet"/>
      <w:lvlText w:val=""/>
      <w:lvlJc w:val="left"/>
      <w:pPr>
        <w:ind w:left="5040" w:hanging="360"/>
      </w:pPr>
      <w:rPr>
        <w:rFonts w:ascii="Symbol" w:hAnsi="Symbol" w:hint="default"/>
      </w:rPr>
    </w:lvl>
    <w:lvl w:ilvl="7" w:tplc="6FB4A550">
      <w:start w:val="1"/>
      <w:numFmt w:val="bullet"/>
      <w:lvlText w:val="o"/>
      <w:lvlJc w:val="left"/>
      <w:pPr>
        <w:ind w:left="5760" w:hanging="360"/>
      </w:pPr>
      <w:rPr>
        <w:rFonts w:ascii="Courier New" w:hAnsi="Courier New" w:hint="default"/>
      </w:rPr>
    </w:lvl>
    <w:lvl w:ilvl="8" w:tplc="566A9788">
      <w:start w:val="1"/>
      <w:numFmt w:val="bullet"/>
      <w:lvlText w:val=""/>
      <w:lvlJc w:val="left"/>
      <w:pPr>
        <w:ind w:left="6480" w:hanging="360"/>
      </w:pPr>
      <w:rPr>
        <w:rFonts w:ascii="Wingdings" w:hAnsi="Wingdings" w:hint="default"/>
      </w:rPr>
    </w:lvl>
  </w:abstractNum>
  <w:abstractNum w:abstractNumId="26" w15:restartNumberingAfterBreak="0">
    <w:nsid w:val="6A6B5D47"/>
    <w:multiLevelType w:val="multilevel"/>
    <w:tmpl w:val="8DF6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2F882"/>
    <w:multiLevelType w:val="hybridMultilevel"/>
    <w:tmpl w:val="4476B072"/>
    <w:lvl w:ilvl="0" w:tplc="AC862334">
      <w:start w:val="1"/>
      <w:numFmt w:val="bullet"/>
      <w:lvlText w:val=""/>
      <w:lvlJc w:val="left"/>
      <w:pPr>
        <w:ind w:left="720" w:hanging="360"/>
      </w:pPr>
      <w:rPr>
        <w:rFonts w:ascii="Symbol" w:hAnsi="Symbol" w:hint="default"/>
      </w:rPr>
    </w:lvl>
    <w:lvl w:ilvl="1" w:tplc="D5A4715A">
      <w:start w:val="1"/>
      <w:numFmt w:val="bullet"/>
      <w:lvlText w:val="o"/>
      <w:lvlJc w:val="left"/>
      <w:pPr>
        <w:ind w:left="1440" w:hanging="360"/>
      </w:pPr>
      <w:rPr>
        <w:rFonts w:ascii="Courier New" w:hAnsi="Courier New" w:hint="default"/>
      </w:rPr>
    </w:lvl>
    <w:lvl w:ilvl="2" w:tplc="0C30003A">
      <w:start w:val="1"/>
      <w:numFmt w:val="bullet"/>
      <w:lvlText w:val=""/>
      <w:lvlJc w:val="left"/>
      <w:pPr>
        <w:ind w:left="2160" w:hanging="360"/>
      </w:pPr>
      <w:rPr>
        <w:rFonts w:ascii="Wingdings" w:hAnsi="Wingdings" w:hint="default"/>
      </w:rPr>
    </w:lvl>
    <w:lvl w:ilvl="3" w:tplc="F7B2F0F4">
      <w:start w:val="1"/>
      <w:numFmt w:val="bullet"/>
      <w:lvlText w:val=""/>
      <w:lvlJc w:val="left"/>
      <w:pPr>
        <w:ind w:left="2880" w:hanging="360"/>
      </w:pPr>
      <w:rPr>
        <w:rFonts w:ascii="Symbol" w:hAnsi="Symbol" w:hint="default"/>
      </w:rPr>
    </w:lvl>
    <w:lvl w:ilvl="4" w:tplc="7DDCFF12">
      <w:start w:val="1"/>
      <w:numFmt w:val="bullet"/>
      <w:lvlText w:val="o"/>
      <w:lvlJc w:val="left"/>
      <w:pPr>
        <w:ind w:left="3600" w:hanging="360"/>
      </w:pPr>
      <w:rPr>
        <w:rFonts w:ascii="Courier New" w:hAnsi="Courier New" w:hint="default"/>
      </w:rPr>
    </w:lvl>
    <w:lvl w:ilvl="5" w:tplc="F99C5EE2">
      <w:start w:val="1"/>
      <w:numFmt w:val="bullet"/>
      <w:lvlText w:val=""/>
      <w:lvlJc w:val="left"/>
      <w:pPr>
        <w:ind w:left="4320" w:hanging="360"/>
      </w:pPr>
      <w:rPr>
        <w:rFonts w:ascii="Wingdings" w:hAnsi="Wingdings" w:hint="default"/>
      </w:rPr>
    </w:lvl>
    <w:lvl w:ilvl="6" w:tplc="878A4DFE">
      <w:start w:val="1"/>
      <w:numFmt w:val="bullet"/>
      <w:lvlText w:val=""/>
      <w:lvlJc w:val="left"/>
      <w:pPr>
        <w:ind w:left="5040" w:hanging="360"/>
      </w:pPr>
      <w:rPr>
        <w:rFonts w:ascii="Symbol" w:hAnsi="Symbol" w:hint="default"/>
      </w:rPr>
    </w:lvl>
    <w:lvl w:ilvl="7" w:tplc="80DABAE0">
      <w:start w:val="1"/>
      <w:numFmt w:val="bullet"/>
      <w:lvlText w:val="o"/>
      <w:lvlJc w:val="left"/>
      <w:pPr>
        <w:ind w:left="5760" w:hanging="360"/>
      </w:pPr>
      <w:rPr>
        <w:rFonts w:ascii="Courier New" w:hAnsi="Courier New" w:hint="default"/>
      </w:rPr>
    </w:lvl>
    <w:lvl w:ilvl="8" w:tplc="95627068">
      <w:start w:val="1"/>
      <w:numFmt w:val="bullet"/>
      <w:lvlText w:val=""/>
      <w:lvlJc w:val="left"/>
      <w:pPr>
        <w:ind w:left="6480" w:hanging="360"/>
      </w:pPr>
      <w:rPr>
        <w:rFonts w:ascii="Wingdings" w:hAnsi="Wingdings" w:hint="default"/>
      </w:rPr>
    </w:lvl>
  </w:abstractNum>
  <w:abstractNum w:abstractNumId="28" w15:restartNumberingAfterBreak="0">
    <w:nsid w:val="7C66BCB8"/>
    <w:multiLevelType w:val="hybridMultilevel"/>
    <w:tmpl w:val="94CE22EC"/>
    <w:lvl w:ilvl="0" w:tplc="2E6C706E">
      <w:start w:val="1"/>
      <w:numFmt w:val="bullet"/>
      <w:lvlText w:val=""/>
      <w:lvlJc w:val="left"/>
      <w:pPr>
        <w:ind w:left="720" w:hanging="360"/>
      </w:pPr>
      <w:rPr>
        <w:rFonts w:ascii="Symbol" w:hAnsi="Symbol" w:hint="default"/>
      </w:rPr>
    </w:lvl>
    <w:lvl w:ilvl="1" w:tplc="B9EC1348">
      <w:start w:val="1"/>
      <w:numFmt w:val="bullet"/>
      <w:lvlText w:val="o"/>
      <w:lvlJc w:val="left"/>
      <w:pPr>
        <w:ind w:left="1440" w:hanging="360"/>
      </w:pPr>
      <w:rPr>
        <w:rFonts w:ascii="Courier New" w:hAnsi="Courier New" w:hint="default"/>
      </w:rPr>
    </w:lvl>
    <w:lvl w:ilvl="2" w:tplc="058C2BEE">
      <w:start w:val="1"/>
      <w:numFmt w:val="bullet"/>
      <w:lvlText w:val=""/>
      <w:lvlJc w:val="left"/>
      <w:pPr>
        <w:ind w:left="2160" w:hanging="360"/>
      </w:pPr>
      <w:rPr>
        <w:rFonts w:ascii="Wingdings" w:hAnsi="Wingdings" w:hint="default"/>
      </w:rPr>
    </w:lvl>
    <w:lvl w:ilvl="3" w:tplc="B7EEDBE6">
      <w:start w:val="1"/>
      <w:numFmt w:val="bullet"/>
      <w:lvlText w:val=""/>
      <w:lvlJc w:val="left"/>
      <w:pPr>
        <w:ind w:left="2880" w:hanging="360"/>
      </w:pPr>
      <w:rPr>
        <w:rFonts w:ascii="Symbol" w:hAnsi="Symbol" w:hint="default"/>
      </w:rPr>
    </w:lvl>
    <w:lvl w:ilvl="4" w:tplc="9D461D86">
      <w:start w:val="1"/>
      <w:numFmt w:val="bullet"/>
      <w:lvlText w:val="o"/>
      <w:lvlJc w:val="left"/>
      <w:pPr>
        <w:ind w:left="3600" w:hanging="360"/>
      </w:pPr>
      <w:rPr>
        <w:rFonts w:ascii="Courier New" w:hAnsi="Courier New" w:hint="default"/>
      </w:rPr>
    </w:lvl>
    <w:lvl w:ilvl="5" w:tplc="F42497A2">
      <w:start w:val="1"/>
      <w:numFmt w:val="bullet"/>
      <w:lvlText w:val=""/>
      <w:lvlJc w:val="left"/>
      <w:pPr>
        <w:ind w:left="4320" w:hanging="360"/>
      </w:pPr>
      <w:rPr>
        <w:rFonts w:ascii="Wingdings" w:hAnsi="Wingdings" w:hint="default"/>
      </w:rPr>
    </w:lvl>
    <w:lvl w:ilvl="6" w:tplc="8BC45F60">
      <w:start w:val="1"/>
      <w:numFmt w:val="bullet"/>
      <w:lvlText w:val=""/>
      <w:lvlJc w:val="left"/>
      <w:pPr>
        <w:ind w:left="5040" w:hanging="360"/>
      </w:pPr>
      <w:rPr>
        <w:rFonts w:ascii="Symbol" w:hAnsi="Symbol" w:hint="default"/>
      </w:rPr>
    </w:lvl>
    <w:lvl w:ilvl="7" w:tplc="5EF6578A">
      <w:start w:val="1"/>
      <w:numFmt w:val="bullet"/>
      <w:lvlText w:val="o"/>
      <w:lvlJc w:val="left"/>
      <w:pPr>
        <w:ind w:left="5760" w:hanging="360"/>
      </w:pPr>
      <w:rPr>
        <w:rFonts w:ascii="Courier New" w:hAnsi="Courier New" w:hint="default"/>
      </w:rPr>
    </w:lvl>
    <w:lvl w:ilvl="8" w:tplc="B8F63E92">
      <w:start w:val="1"/>
      <w:numFmt w:val="bullet"/>
      <w:lvlText w:val=""/>
      <w:lvlJc w:val="left"/>
      <w:pPr>
        <w:ind w:left="6480" w:hanging="360"/>
      </w:pPr>
      <w:rPr>
        <w:rFonts w:ascii="Wingdings" w:hAnsi="Wingdings" w:hint="default"/>
      </w:rPr>
    </w:lvl>
  </w:abstractNum>
  <w:num w:numId="1" w16cid:durableId="361132605">
    <w:abstractNumId w:val="22"/>
  </w:num>
  <w:num w:numId="2" w16cid:durableId="33502365">
    <w:abstractNumId w:val="19"/>
  </w:num>
  <w:num w:numId="3" w16cid:durableId="2040204567">
    <w:abstractNumId w:val="15"/>
  </w:num>
  <w:num w:numId="4" w16cid:durableId="981688660">
    <w:abstractNumId w:val="24"/>
  </w:num>
  <w:num w:numId="5" w16cid:durableId="1692561088">
    <w:abstractNumId w:val="18"/>
  </w:num>
  <w:num w:numId="6" w16cid:durableId="230238442">
    <w:abstractNumId w:val="27"/>
  </w:num>
  <w:num w:numId="7" w16cid:durableId="1104496442">
    <w:abstractNumId w:val="17"/>
  </w:num>
  <w:num w:numId="8" w16cid:durableId="781412676">
    <w:abstractNumId w:val="12"/>
  </w:num>
  <w:num w:numId="9" w16cid:durableId="91321295">
    <w:abstractNumId w:val="16"/>
  </w:num>
  <w:num w:numId="10" w16cid:durableId="1437753523">
    <w:abstractNumId w:val="9"/>
  </w:num>
  <w:num w:numId="11" w16cid:durableId="62610593">
    <w:abstractNumId w:val="25"/>
  </w:num>
  <w:num w:numId="12" w16cid:durableId="1706249372">
    <w:abstractNumId w:val="11"/>
  </w:num>
  <w:num w:numId="13" w16cid:durableId="2135052296">
    <w:abstractNumId w:val="20"/>
  </w:num>
  <w:num w:numId="14" w16cid:durableId="1503080337">
    <w:abstractNumId w:val="13"/>
  </w:num>
  <w:num w:numId="15" w16cid:durableId="530150138">
    <w:abstractNumId w:val="28"/>
  </w:num>
  <w:num w:numId="16" w16cid:durableId="1128014256">
    <w:abstractNumId w:val="4"/>
  </w:num>
  <w:num w:numId="17" w16cid:durableId="1205946800">
    <w:abstractNumId w:val="7"/>
  </w:num>
  <w:num w:numId="18" w16cid:durableId="1305697512">
    <w:abstractNumId w:val="6"/>
  </w:num>
  <w:num w:numId="19" w16cid:durableId="1356729195">
    <w:abstractNumId w:val="21"/>
  </w:num>
  <w:num w:numId="20" w16cid:durableId="1488206097">
    <w:abstractNumId w:val="8"/>
  </w:num>
  <w:num w:numId="21" w16cid:durableId="1827821610">
    <w:abstractNumId w:val="10"/>
  </w:num>
  <w:num w:numId="22" w16cid:durableId="1853492962">
    <w:abstractNumId w:val="0"/>
  </w:num>
  <w:num w:numId="23" w16cid:durableId="1886285484">
    <w:abstractNumId w:val="1"/>
  </w:num>
  <w:num w:numId="24" w16cid:durableId="2065638127">
    <w:abstractNumId w:val="23"/>
  </w:num>
  <w:num w:numId="25" w16cid:durableId="2124156051">
    <w:abstractNumId w:val="2"/>
  </w:num>
  <w:num w:numId="26" w16cid:durableId="370569031">
    <w:abstractNumId w:val="3"/>
  </w:num>
  <w:num w:numId="27" w16cid:durableId="440954546">
    <w:abstractNumId w:val="5"/>
  </w:num>
  <w:num w:numId="28" w16cid:durableId="829709879">
    <w:abstractNumId w:val="26"/>
  </w:num>
  <w:num w:numId="29" w16cid:durableId="97178606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ff96e23d-eddd-465a-9b08-c9824e4f263a::"/>
  </w15:person>
  <w15:person w15:author="KWOK, raymond KF [CHC]">
    <w15:presenceInfo w15:providerId="AD" w15:userId="S::kfkwok@polyu.edu.hk::748a8a57-7a9c-4c10-8f8b-e8e1a96c50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revisionView w:markup="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F8F"/>
    <w:rsid w:val="00034616"/>
    <w:rsid w:val="00037F07"/>
    <w:rsid w:val="000602C0"/>
    <w:rsid w:val="0006063C"/>
    <w:rsid w:val="00090729"/>
    <w:rsid w:val="00091375"/>
    <w:rsid w:val="000D3312"/>
    <w:rsid w:val="000E3368"/>
    <w:rsid w:val="001051F2"/>
    <w:rsid w:val="00115CE2"/>
    <w:rsid w:val="001214D9"/>
    <w:rsid w:val="0015074B"/>
    <w:rsid w:val="001662E7"/>
    <w:rsid w:val="001823B0"/>
    <w:rsid w:val="001C2D3F"/>
    <w:rsid w:val="00211001"/>
    <w:rsid w:val="002160F7"/>
    <w:rsid w:val="00245A90"/>
    <w:rsid w:val="0029639D"/>
    <w:rsid w:val="002C1EA4"/>
    <w:rsid w:val="00304079"/>
    <w:rsid w:val="00326F90"/>
    <w:rsid w:val="0037203D"/>
    <w:rsid w:val="00383367"/>
    <w:rsid w:val="00397B0C"/>
    <w:rsid w:val="00425DAD"/>
    <w:rsid w:val="00445307"/>
    <w:rsid w:val="0046569C"/>
    <w:rsid w:val="004A0397"/>
    <w:rsid w:val="004B3110"/>
    <w:rsid w:val="00505316"/>
    <w:rsid w:val="00540986"/>
    <w:rsid w:val="00556532"/>
    <w:rsid w:val="00565D9B"/>
    <w:rsid w:val="005758CB"/>
    <w:rsid w:val="00581512"/>
    <w:rsid w:val="005A5FA8"/>
    <w:rsid w:val="005D294A"/>
    <w:rsid w:val="005D3CD8"/>
    <w:rsid w:val="005E560F"/>
    <w:rsid w:val="006045BC"/>
    <w:rsid w:val="006330B6"/>
    <w:rsid w:val="00643B40"/>
    <w:rsid w:val="00650650"/>
    <w:rsid w:val="006574D2"/>
    <w:rsid w:val="0067016D"/>
    <w:rsid w:val="00674F70"/>
    <w:rsid w:val="006A5122"/>
    <w:rsid w:val="006D680E"/>
    <w:rsid w:val="006D79BA"/>
    <w:rsid w:val="006F3CA7"/>
    <w:rsid w:val="00733574"/>
    <w:rsid w:val="0076638B"/>
    <w:rsid w:val="007F76F1"/>
    <w:rsid w:val="008068B6"/>
    <w:rsid w:val="0083216D"/>
    <w:rsid w:val="00833B48"/>
    <w:rsid w:val="00861295"/>
    <w:rsid w:val="008A3254"/>
    <w:rsid w:val="00902605"/>
    <w:rsid w:val="009111DA"/>
    <w:rsid w:val="00921115"/>
    <w:rsid w:val="009242B5"/>
    <w:rsid w:val="0096072D"/>
    <w:rsid w:val="00996295"/>
    <w:rsid w:val="009C5DAB"/>
    <w:rsid w:val="009E744F"/>
    <w:rsid w:val="00A04CE7"/>
    <w:rsid w:val="00A22CBF"/>
    <w:rsid w:val="00A472F0"/>
    <w:rsid w:val="00A85D97"/>
    <w:rsid w:val="00AA1D05"/>
    <w:rsid w:val="00AA1D8D"/>
    <w:rsid w:val="00AF4B1B"/>
    <w:rsid w:val="00B47730"/>
    <w:rsid w:val="00B761A1"/>
    <w:rsid w:val="00B81A54"/>
    <w:rsid w:val="00B81C8D"/>
    <w:rsid w:val="00B93489"/>
    <w:rsid w:val="00BB28C7"/>
    <w:rsid w:val="00BB7595"/>
    <w:rsid w:val="00BC4C3C"/>
    <w:rsid w:val="00BE07F0"/>
    <w:rsid w:val="00C00698"/>
    <w:rsid w:val="00C54442"/>
    <w:rsid w:val="00C750B3"/>
    <w:rsid w:val="00CB0664"/>
    <w:rsid w:val="00CB4BE0"/>
    <w:rsid w:val="00D012D3"/>
    <w:rsid w:val="00D2500A"/>
    <w:rsid w:val="00D56115"/>
    <w:rsid w:val="00DC097D"/>
    <w:rsid w:val="00E20DAC"/>
    <w:rsid w:val="00E64D7F"/>
    <w:rsid w:val="00E66A82"/>
    <w:rsid w:val="00E82D1B"/>
    <w:rsid w:val="00EE294D"/>
    <w:rsid w:val="00EE3E3C"/>
    <w:rsid w:val="00EF685E"/>
    <w:rsid w:val="00F32BE4"/>
    <w:rsid w:val="00F505FE"/>
    <w:rsid w:val="00FB5629"/>
    <w:rsid w:val="00FC693F"/>
    <w:rsid w:val="02850F58"/>
    <w:rsid w:val="31756D72"/>
    <w:rsid w:val="33F6325B"/>
    <w:rsid w:val="40D82C9D"/>
    <w:rsid w:val="586FF6A1"/>
    <w:rsid w:val="774E18FE"/>
    <w:rsid w:val="7C3C1E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89439"/>
  <w14:defaultImageDpi w14:val="300"/>
  <w15:docId w15:val="{34E04EDB-B603-4C9A-B03A-62913575E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CJK TC" w:eastAsia="Noto Sans CJK TC" w:hAnsi="Noto Sans CJK T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0"/>
      </w:numPr>
      <w:contextualSpacing/>
    </w:pPr>
  </w:style>
  <w:style w:type="paragraph" w:styleId="ListBullet2">
    <w:name w:val="List Bullet 2"/>
    <w:basedOn w:val="Normal"/>
    <w:uiPriority w:val="99"/>
    <w:unhideWhenUsed/>
    <w:rsid w:val="00326F90"/>
    <w:pPr>
      <w:numPr>
        <w:numId w:val="18"/>
      </w:numPr>
      <w:contextualSpacing/>
    </w:pPr>
  </w:style>
  <w:style w:type="paragraph" w:styleId="ListBullet3">
    <w:name w:val="List Bullet 3"/>
    <w:basedOn w:val="Normal"/>
    <w:uiPriority w:val="99"/>
    <w:unhideWhenUsed/>
    <w:rsid w:val="00326F90"/>
    <w:pPr>
      <w:numPr>
        <w:numId w:val="27"/>
      </w:numPr>
      <w:contextualSpacing/>
    </w:pPr>
  </w:style>
  <w:style w:type="paragraph" w:styleId="ListNumber">
    <w:name w:val="List Number"/>
    <w:basedOn w:val="Normal"/>
    <w:uiPriority w:val="99"/>
    <w:unhideWhenUsed/>
    <w:rsid w:val="00326F90"/>
    <w:pPr>
      <w:numPr>
        <w:numId w:val="17"/>
      </w:numPr>
      <w:contextualSpacing/>
    </w:pPr>
  </w:style>
  <w:style w:type="paragraph" w:styleId="ListNumber2">
    <w:name w:val="List Number 2"/>
    <w:basedOn w:val="Normal"/>
    <w:uiPriority w:val="99"/>
    <w:unhideWhenUsed/>
    <w:rsid w:val="0029639D"/>
    <w:pPr>
      <w:numPr>
        <w:numId w:val="26"/>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586FF6A1"/>
    <w:rPr>
      <w:color w:val="0000FF"/>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oto Sans CJK TC" w:eastAsia="Noto Sans CJK TC" w:hAnsi="Noto Sans CJK TC"/>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012D3"/>
    <w:pPr>
      <w:spacing w:after="0" w:line="240" w:lineRule="auto"/>
    </w:pPr>
    <w:rPr>
      <w:rFonts w:ascii="Noto Sans CJK TC" w:eastAsia="Noto Sans CJK TC" w:hAnsi="Noto Sans CJK T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dhawards.org/dhawards2024/results/" TargetMode="External"/><Relationship Id="rId2" Type="http://schemas.openxmlformats.org/officeDocument/2006/relationships/hyperlink" Target="https://www.aicup.tw/%E5%BE%B5%E4%BB%B6%E4%BD%9C%E6%A5%AD%E8%AA%AA%E6%98%8E2026" TargetMode="External"/><Relationship Id="rId1" Type="http://schemas.openxmlformats.org/officeDocument/2006/relationships/hyperlink" Target="https://www.eduhk.hk/fhm/tc/event/faculty-of-humanities-humanities-in-the-digital-age-competition" TargetMode="External"/><Relationship Id="rId6" Type="http://schemas.openxmlformats.org/officeDocument/2006/relationships/hyperlink" Target="https://teaching.monster/rules" TargetMode="External"/><Relationship Id="rId5" Type="http://schemas.openxmlformats.org/officeDocument/2006/relationships/hyperlink" Target="https://teaching.monster/rules" TargetMode="External"/><Relationship Id="rId4" Type="http://schemas.openxmlformats.org/officeDocument/2006/relationships/hyperlink" Target="http://dhawards.org/dhawards2025/result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3492</Words>
  <Characters>19906</Characters>
  <Application>Microsoft Office Word</Application>
  <DocSecurity>0</DocSecurity>
  <Lines>165</Lines>
  <Paragraphs>46</Paragraphs>
  <ScaleCrop>false</ScaleCrop>
  <Manager/>
  <Company/>
  <LinksUpToDate>false</LinksUpToDate>
  <CharactersWithSpaces>23352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KWOK, raymond KF [CHC]</cp:lastModifiedBy>
  <cp:revision>41</cp:revision>
  <dcterms:created xsi:type="dcterms:W3CDTF">2026-03-19T00:48:00Z</dcterms:created>
  <dcterms:modified xsi:type="dcterms:W3CDTF">2026-06-24T05:55:00Z</dcterms:modified>
  <cp:category/>
</cp:coreProperties>
</file>